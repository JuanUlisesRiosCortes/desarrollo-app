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B2041F" w14:textId="329630B8" w:rsidR="008117CF" w:rsidRPr="004B6C0D" w:rsidRDefault="008117CF" w:rsidP="00DE3981">
      <w:pPr>
        <w:pStyle w:val="Ttulo2"/>
        <w:rPr>
          <w:ins w:id="1" w:author="juan rios cortes" w:date="2020-06-12T20:24:00Z"/>
          <w:rFonts w:cs="Arial"/>
          <w:rPrChange w:id="2" w:author="juan rios cortes" w:date="2020-06-13T19:30:00Z">
            <w:rPr>
              <w:ins w:id="3" w:author="juan rios cortes" w:date="2020-06-12T20:24:00Z"/>
            </w:rPr>
          </w:rPrChange>
        </w:rPr>
      </w:pPr>
      <w:ins w:id="4" w:author="juan rios cortes" w:date="2020-06-12T20:23:00Z">
        <w:r w:rsidRPr="004B6C0D">
          <w:rPr>
            <w:rFonts w:cs="Arial"/>
          </w:rPr>
          <w:t>UNIVERSIDAD NACIONAL AUTONOMA DE MEX</w:t>
        </w:r>
      </w:ins>
      <w:ins w:id="5" w:author="juan rios cortes" w:date="2020-06-12T20:24:00Z">
        <w:r w:rsidRPr="004B6C0D">
          <w:rPr>
            <w:rFonts w:cs="Arial"/>
            <w:rPrChange w:id="6" w:author="juan rios cortes" w:date="2020-06-13T19:30:00Z">
              <w:rPr/>
            </w:rPrChange>
          </w:rPr>
          <w:t>ICO</w:t>
        </w:r>
        <w:r w:rsidRPr="004B6C0D">
          <w:rPr>
            <w:rFonts w:cs="Arial"/>
            <w:rPrChange w:id="7" w:author="juan rios cortes" w:date="2020-06-13T19:30:00Z">
              <w:rPr/>
            </w:rPrChange>
          </w:rPr>
          <w:br/>
          <w:t>FACULTAD DES ESTUDIOS SUPERIORES ARAGON</w:t>
        </w:r>
      </w:ins>
    </w:p>
    <w:p w14:paraId="60E61A51" w14:textId="1144C325" w:rsidR="008117CF" w:rsidRPr="004B6C0D" w:rsidRDefault="00DE3981" w:rsidP="008117CF">
      <w:pPr>
        <w:rPr>
          <w:ins w:id="8" w:author="juan rios cortes" w:date="2020-06-12T20:24:00Z"/>
          <w:rFonts w:cs="Arial"/>
          <w:rPrChange w:id="9" w:author="juan rios cortes" w:date="2020-06-13T19:30:00Z">
            <w:rPr>
              <w:ins w:id="10" w:author="juan rios cortes" w:date="2020-06-12T20:24:00Z"/>
            </w:rPr>
          </w:rPrChange>
        </w:rPr>
      </w:pPr>
      <w:ins w:id="11" w:author="juan rios cortes" w:date="2020-06-12T20:29:00Z">
        <w:r w:rsidRPr="004B6C0D">
          <w:rPr>
            <w:rFonts w:cs="Arial"/>
            <w:noProof/>
            <w:rPrChange w:id="12" w:author="juan rios cortes" w:date="2020-06-13T19:30:00Z">
              <w:rPr>
                <w:noProof/>
              </w:rPr>
            </w:rPrChange>
          </w:rPr>
          <w:drawing>
            <wp:anchor distT="0" distB="0" distL="114300" distR="114300" simplePos="0" relativeHeight="251659264" behindDoc="0" locked="0" layoutInCell="1" allowOverlap="1" wp14:anchorId="54F357AF" wp14:editId="7B4C3955">
              <wp:simplePos x="0" y="0"/>
              <wp:positionH relativeFrom="column">
                <wp:posOffset>1457325</wp:posOffset>
              </wp:positionH>
              <wp:positionV relativeFrom="paragraph">
                <wp:posOffset>141605</wp:posOffset>
              </wp:positionV>
              <wp:extent cx="3019425" cy="3700521"/>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a:picLocks noChangeAspect="1"/>
                      </pic:cNvPicPr>
                    </pic:nvPicPr>
                    <pic:blipFill>
                      <a:blip r:embed="rId7">
                        <a:extLst>
                          <a:ext uri="{28A0092B-C50C-407E-A947-70E740481C1C}">
                            <a14:useLocalDpi xmlns:a14="http://schemas.microsoft.com/office/drawing/2010/main" val="0"/>
                          </a:ext>
                          <a:ext uri="{837473B0-CC2E-450A-ABE3-18F120FF3D39}">
                            <a1611:picAttrSrcUrl xmlns:a1611="http://schemas.microsoft.com/office/drawing/2016/11/main" r:id="rId8"/>
                          </a:ext>
                        </a:extLst>
                      </a:blip>
                      <a:stretch>
                        <a:fillRect/>
                      </a:stretch>
                    </pic:blipFill>
                    <pic:spPr>
                      <a:xfrm>
                        <a:off x="0" y="0"/>
                        <a:ext cx="3019425" cy="3700521"/>
                      </a:xfrm>
                      <a:prstGeom prst="rect">
                        <a:avLst/>
                      </a:prstGeom>
                    </pic:spPr>
                  </pic:pic>
                </a:graphicData>
              </a:graphic>
            </wp:anchor>
          </w:drawing>
        </w:r>
      </w:ins>
      <w:del w:id="13" w:author="juan rios cortes" w:date="2020-06-12T20:29:00Z">
        <w:r w:rsidRPr="004B6C0D" w:rsidDel="00DE3981">
          <w:rPr>
            <w:rFonts w:cs="Arial"/>
            <w:noProof/>
            <w:rPrChange w:id="14" w:author="juan rios cortes" w:date="2020-06-13T19:30:00Z">
              <w:rPr>
                <w:noProof/>
              </w:rPr>
            </w:rPrChange>
          </w:rPr>
          <mc:AlternateContent>
            <mc:Choice Requires="wpg">
              <w:drawing>
                <wp:anchor distT="0" distB="0" distL="114300" distR="114300" simplePos="0" relativeHeight="251657216" behindDoc="1" locked="0" layoutInCell="1" allowOverlap="1" wp14:anchorId="34C81374" wp14:editId="6115E108">
                  <wp:simplePos x="0" y="0"/>
                  <wp:positionH relativeFrom="column">
                    <wp:posOffset>-3810</wp:posOffset>
                  </wp:positionH>
                  <wp:positionV relativeFrom="page">
                    <wp:posOffset>1457325</wp:posOffset>
                  </wp:positionV>
                  <wp:extent cx="4552950" cy="4037330"/>
                  <wp:effectExtent l="0" t="0" r="0" b="1270"/>
                  <wp:wrapNone/>
                  <wp:docPr id="10" name="Grupo 10"/>
                  <wp:cNvGraphicFramePr/>
                  <a:graphic xmlns:a="http://schemas.openxmlformats.org/drawingml/2006/main">
                    <a:graphicData uri="http://schemas.microsoft.com/office/word/2010/wordprocessingGroup">
                      <wpg:wgp>
                        <wpg:cNvGrpSpPr/>
                        <wpg:grpSpPr>
                          <a:xfrm>
                            <a:off x="0" y="3700525"/>
                            <a:ext cx="3019425" cy="336809"/>
                            <a:chOff x="0" y="5909310"/>
                            <a:chExt cx="5612130" cy="537845"/>
                          </a:xfrm>
                        </wpg:grpSpPr>
                        <wps:wsp>
                          <wps:cNvPr id="9" name="Cuadro de texto 9"/>
                          <wps:cNvSpPr txBox="1"/>
                          <wps:spPr>
                            <a:xfrm>
                              <a:off x="0" y="3700525"/>
                              <a:ext cx="3019425" cy="336809"/>
                            </a:xfrm>
                            <a:prstGeom prst="rect">
                              <a:avLst/>
                            </a:prstGeom>
                            <a:solidFill>
                              <a:prstClr val="white"/>
                            </a:solidFill>
                            <a:ln>
                              <a:noFill/>
                            </a:ln>
                          </wps:spPr>
                          <wps:txbx>
                            <w:txbxContent>
                              <w:p w14:paraId="777E9998" w14:textId="77777777" w:rsidR="00644AAA" w:rsidRDefault="00644AA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4C81374" id="Grupo 10" o:spid="_x0000_s1026" style="position:absolute;margin-left:-.3pt;margin-top:114.75pt;width:358.5pt;height:317.9pt;z-index:-251659264;mso-position-vertical-relative:page;mso-width-relative:margin;mso-height-relative:margin" coordorigin=",59093" coordsize="56121,53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">
                  <v:shapetype id="_x0000_t202" coordsize="21600,21600" o:spt="202" path="m,l,21600r21600,l21600,xe">
                    <v:stroke joinstyle="miter"/>
                    <v:path gradientshapeok="t" o:connecttype="rect"/>
                  </v:shapetype>
                  <v:shape id="Cuadro de texto 9" o:spid="_x0000_s1027" type="#_x0000_t202" style="position:absolute;top:37005;width:30194;height:3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" stroked="f">
                    <v:textbox>
                      <w:txbxContent>
                        <w:p w14:paraId="777E9998" w14:textId="77777777" w:rsidR="00644AAA" w:rsidRDefault="00644AAA"/>
                      </w:txbxContent>
                    </v:textbox>
                  </v:shape>
                  <w10:wrap anchory="page"/>
                </v:group>
              </w:pict>
            </mc:Fallback>
          </mc:AlternateContent>
        </w:r>
      </w:del>
    </w:p>
    <w:p w14:paraId="0655C134" w14:textId="4C4F177C" w:rsidR="008117CF" w:rsidRPr="004B6C0D" w:rsidRDefault="008117CF" w:rsidP="008117CF">
      <w:pPr>
        <w:rPr>
          <w:ins w:id="15" w:author="juan rios cortes" w:date="2020-06-12T20:24:00Z"/>
          <w:rFonts w:cs="Arial"/>
          <w:rPrChange w:id="16" w:author="juan rios cortes" w:date="2020-06-13T19:30:00Z">
            <w:rPr>
              <w:ins w:id="17" w:author="juan rios cortes" w:date="2020-06-12T20:24:00Z"/>
            </w:rPr>
          </w:rPrChange>
        </w:rPr>
      </w:pPr>
    </w:p>
    <w:p w14:paraId="456B274D" w14:textId="3ACF928F" w:rsidR="008117CF" w:rsidRPr="004B6C0D" w:rsidRDefault="008117CF" w:rsidP="008117CF">
      <w:pPr>
        <w:rPr>
          <w:ins w:id="18" w:author="juan rios cortes" w:date="2020-06-12T20:24:00Z"/>
          <w:rFonts w:cs="Arial"/>
          <w:rPrChange w:id="19" w:author="juan rios cortes" w:date="2020-06-13T19:30:00Z">
            <w:rPr>
              <w:ins w:id="20" w:author="juan rios cortes" w:date="2020-06-12T20:24:00Z"/>
            </w:rPr>
          </w:rPrChange>
        </w:rPr>
      </w:pPr>
    </w:p>
    <w:p w14:paraId="48364CC5" w14:textId="662BECB8" w:rsidR="008117CF" w:rsidRPr="004B6C0D" w:rsidRDefault="008117CF" w:rsidP="008117CF">
      <w:pPr>
        <w:rPr>
          <w:ins w:id="21" w:author="juan rios cortes" w:date="2020-06-12T20:24:00Z"/>
          <w:rFonts w:cs="Arial"/>
          <w:rPrChange w:id="22" w:author="juan rios cortes" w:date="2020-06-13T19:30:00Z">
            <w:rPr>
              <w:ins w:id="23" w:author="juan rios cortes" w:date="2020-06-12T20:24:00Z"/>
            </w:rPr>
          </w:rPrChange>
        </w:rPr>
      </w:pPr>
    </w:p>
    <w:p w14:paraId="3E252FCD" w14:textId="33A7A6F6" w:rsidR="008117CF" w:rsidRPr="004B6C0D" w:rsidRDefault="008117CF" w:rsidP="008117CF">
      <w:pPr>
        <w:rPr>
          <w:ins w:id="24" w:author="juan rios cortes" w:date="2020-06-12T20:24:00Z"/>
          <w:rFonts w:cs="Arial"/>
          <w:rPrChange w:id="25" w:author="juan rios cortes" w:date="2020-06-13T19:30:00Z">
            <w:rPr>
              <w:ins w:id="26" w:author="juan rios cortes" w:date="2020-06-12T20:24:00Z"/>
            </w:rPr>
          </w:rPrChange>
        </w:rPr>
      </w:pPr>
    </w:p>
    <w:p w14:paraId="41BCFCE4" w14:textId="15FF26C7" w:rsidR="008117CF" w:rsidRPr="004B6C0D" w:rsidRDefault="008117CF" w:rsidP="008117CF">
      <w:pPr>
        <w:rPr>
          <w:ins w:id="27" w:author="juan rios cortes" w:date="2020-06-12T20:29:00Z"/>
          <w:rFonts w:cs="Arial"/>
          <w:rPrChange w:id="28" w:author="juan rios cortes" w:date="2020-06-13T19:30:00Z">
            <w:rPr>
              <w:ins w:id="29" w:author="juan rios cortes" w:date="2020-06-12T20:29:00Z"/>
            </w:rPr>
          </w:rPrChange>
        </w:rPr>
      </w:pPr>
    </w:p>
    <w:p w14:paraId="787F6CF1" w14:textId="1DC3754C" w:rsidR="00DE3981" w:rsidRPr="004B6C0D" w:rsidRDefault="00DE3981" w:rsidP="008117CF">
      <w:pPr>
        <w:rPr>
          <w:ins w:id="30" w:author="juan rios cortes" w:date="2020-06-12T20:30:00Z"/>
          <w:rFonts w:cs="Arial"/>
          <w:rPrChange w:id="31" w:author="juan rios cortes" w:date="2020-06-13T19:30:00Z">
            <w:rPr>
              <w:ins w:id="32" w:author="juan rios cortes" w:date="2020-06-12T20:30:00Z"/>
            </w:rPr>
          </w:rPrChange>
        </w:rPr>
      </w:pPr>
    </w:p>
    <w:p w14:paraId="6E779F5A" w14:textId="7E29291E" w:rsidR="00DE3981" w:rsidRPr="004B6C0D" w:rsidRDefault="00DE3981" w:rsidP="008117CF">
      <w:pPr>
        <w:rPr>
          <w:ins w:id="33" w:author="juan rios cortes" w:date="2020-06-12T20:30:00Z"/>
          <w:rFonts w:cs="Arial"/>
          <w:rPrChange w:id="34" w:author="juan rios cortes" w:date="2020-06-13T19:30:00Z">
            <w:rPr>
              <w:ins w:id="35" w:author="juan rios cortes" w:date="2020-06-12T20:30:00Z"/>
            </w:rPr>
          </w:rPrChange>
        </w:rPr>
      </w:pPr>
    </w:p>
    <w:p w14:paraId="0C1B539F" w14:textId="0F63A7A6" w:rsidR="00DE3981" w:rsidRPr="004B6C0D" w:rsidRDefault="00DE3981" w:rsidP="008117CF">
      <w:pPr>
        <w:rPr>
          <w:ins w:id="36" w:author="juan rios cortes" w:date="2020-06-12T20:30:00Z"/>
          <w:rFonts w:cs="Arial"/>
          <w:rPrChange w:id="37" w:author="juan rios cortes" w:date="2020-06-13T19:30:00Z">
            <w:rPr>
              <w:ins w:id="38" w:author="juan rios cortes" w:date="2020-06-12T20:30:00Z"/>
            </w:rPr>
          </w:rPrChange>
        </w:rPr>
      </w:pPr>
    </w:p>
    <w:p w14:paraId="7D233736" w14:textId="77777777" w:rsidR="00DE3981" w:rsidRPr="004B6C0D" w:rsidRDefault="00DE3981" w:rsidP="008117CF">
      <w:pPr>
        <w:rPr>
          <w:ins w:id="39" w:author="juan rios cortes" w:date="2020-06-12T20:24:00Z"/>
          <w:rFonts w:cs="Arial"/>
          <w:rPrChange w:id="40" w:author="juan rios cortes" w:date="2020-06-13T19:30:00Z">
            <w:rPr>
              <w:ins w:id="41" w:author="juan rios cortes" w:date="2020-06-12T20:24:00Z"/>
            </w:rPr>
          </w:rPrChange>
        </w:rPr>
      </w:pPr>
    </w:p>
    <w:p w14:paraId="1B18DAA0" w14:textId="2387F721" w:rsidR="008117CF" w:rsidRPr="004B6C0D" w:rsidRDefault="008117CF" w:rsidP="008117CF">
      <w:pPr>
        <w:rPr>
          <w:ins w:id="42" w:author="juan rios cortes" w:date="2020-06-12T20:24:00Z"/>
          <w:rFonts w:cs="Arial"/>
          <w:rPrChange w:id="43" w:author="juan rios cortes" w:date="2020-06-13T19:30:00Z">
            <w:rPr>
              <w:ins w:id="44" w:author="juan rios cortes" w:date="2020-06-12T20:24:00Z"/>
            </w:rPr>
          </w:rPrChange>
        </w:rPr>
      </w:pPr>
    </w:p>
    <w:p w14:paraId="36CE4BA3" w14:textId="72842547" w:rsidR="008117CF" w:rsidRPr="004B6C0D" w:rsidRDefault="008117CF" w:rsidP="00F2443C">
      <w:pPr>
        <w:jc w:val="center"/>
        <w:rPr>
          <w:ins w:id="45" w:author="juan rios cortes" w:date="2020-06-12T20:25:00Z"/>
          <w:rFonts w:cs="Arial"/>
          <w:b/>
          <w:bCs/>
          <w:sz w:val="44"/>
          <w:szCs w:val="40"/>
          <w:rPrChange w:id="46" w:author="juan rios cortes" w:date="2020-06-13T19:30:00Z">
            <w:rPr>
              <w:ins w:id="47" w:author="juan rios cortes" w:date="2020-06-12T20:25:00Z"/>
            </w:rPr>
          </w:rPrChange>
        </w:rPr>
        <w:pPrChange w:id="48" w:author="juan rios cortes" w:date="2020-06-12T20:37:00Z">
          <w:pPr>
            <w:jc w:val="center"/>
          </w:pPr>
        </w:pPrChange>
      </w:pPr>
      <w:ins w:id="49" w:author="juan rios cortes" w:date="2020-06-12T20:24:00Z">
        <w:r w:rsidRPr="004B6C0D">
          <w:rPr>
            <w:rFonts w:cs="Arial"/>
            <w:b/>
            <w:bCs/>
            <w:sz w:val="44"/>
            <w:szCs w:val="40"/>
            <w:rPrChange w:id="50" w:author="juan rios cortes" w:date="2020-06-13T19:30:00Z">
              <w:rPr/>
            </w:rPrChange>
          </w:rPr>
          <w:t>SISTEMAS DE INFORMACI</w:t>
        </w:r>
      </w:ins>
      <w:ins w:id="51" w:author="juan rios cortes" w:date="2020-06-12T20:25:00Z">
        <w:r w:rsidRPr="004B6C0D">
          <w:rPr>
            <w:rFonts w:cs="Arial"/>
            <w:b/>
            <w:bCs/>
            <w:sz w:val="44"/>
            <w:szCs w:val="40"/>
            <w:rPrChange w:id="52" w:author="juan rios cortes" w:date="2020-06-13T19:30:00Z">
              <w:rPr/>
            </w:rPrChange>
          </w:rPr>
          <w:t>ÓN</w:t>
        </w:r>
      </w:ins>
    </w:p>
    <w:p w14:paraId="49EBDF39" w14:textId="3A4C6684" w:rsidR="008117CF" w:rsidRPr="004B6C0D" w:rsidRDefault="008117CF" w:rsidP="008117CF">
      <w:pPr>
        <w:jc w:val="center"/>
        <w:rPr>
          <w:ins w:id="53" w:author="juan rios cortes" w:date="2020-06-12T20:25:00Z"/>
          <w:rFonts w:cs="Arial"/>
          <w:b/>
          <w:bCs/>
          <w:sz w:val="52"/>
          <w:szCs w:val="48"/>
          <w:rPrChange w:id="54" w:author="juan rios cortes" w:date="2020-06-13T19:30:00Z">
            <w:rPr>
              <w:ins w:id="55" w:author="juan rios cortes" w:date="2020-06-12T20:25:00Z"/>
            </w:rPr>
          </w:rPrChange>
        </w:rPr>
      </w:pPr>
      <w:ins w:id="56" w:author="juan rios cortes" w:date="2020-06-12T20:25:00Z">
        <w:r w:rsidRPr="004B6C0D">
          <w:rPr>
            <w:rFonts w:cs="Arial"/>
            <w:b/>
            <w:bCs/>
            <w:sz w:val="52"/>
            <w:szCs w:val="48"/>
            <w:rPrChange w:id="57" w:author="juan rios cortes" w:date="2020-06-13T19:30:00Z">
              <w:rPr/>
            </w:rPrChange>
          </w:rPr>
          <w:t>REPORTE PROYECTO FINAL</w:t>
        </w:r>
      </w:ins>
    </w:p>
    <w:p w14:paraId="5BFDC3C0" w14:textId="322DA079" w:rsidR="00DE3981" w:rsidRPr="004B6C0D" w:rsidRDefault="00DE3981" w:rsidP="00DE3981">
      <w:pPr>
        <w:spacing w:before="0" w:after="160"/>
        <w:jc w:val="center"/>
        <w:rPr>
          <w:ins w:id="58" w:author="juan rios cortes" w:date="2020-06-12T20:22:00Z"/>
          <w:rFonts w:eastAsiaTheme="majorEastAsia" w:cs="Arial"/>
          <w:b/>
          <w:bCs/>
          <w:sz w:val="44"/>
          <w:szCs w:val="44"/>
          <w:rPrChange w:id="59" w:author="juan rios cortes" w:date="2020-06-13T19:30:00Z">
            <w:rPr>
              <w:ins w:id="60" w:author="juan rios cortes" w:date="2020-06-12T20:22:00Z"/>
              <w:rFonts w:eastAsiaTheme="majorEastAsia" w:cstheme="majorBidi"/>
              <w:sz w:val="26"/>
              <w:szCs w:val="26"/>
            </w:rPr>
          </w:rPrChange>
        </w:rPr>
        <w:pPrChange w:id="61" w:author="juan rios cortes" w:date="2020-06-12T20:36:00Z">
          <w:pPr>
            <w:spacing w:before="0" w:after="160"/>
          </w:pPr>
        </w:pPrChange>
      </w:pPr>
      <w:ins w:id="62" w:author="juan rios cortes" w:date="2020-06-12T20:30:00Z">
        <w:r w:rsidRPr="004B6C0D">
          <w:rPr>
            <w:rFonts w:eastAsiaTheme="majorEastAsia" w:cs="Arial"/>
            <w:b/>
            <w:bCs/>
            <w:sz w:val="44"/>
            <w:szCs w:val="44"/>
            <w:rPrChange w:id="63" w:author="juan rios cortes" w:date="2020-06-13T19:30:00Z">
              <w:rPr>
                <w:rFonts w:eastAsiaTheme="majorEastAsia" w:cstheme="majorBidi"/>
                <w:sz w:val="26"/>
                <w:szCs w:val="26"/>
              </w:rPr>
            </w:rPrChange>
          </w:rPr>
          <w:t>Prof.</w:t>
        </w:r>
      </w:ins>
      <w:ins w:id="64" w:author="juan rios cortes" w:date="2020-06-12T20:32:00Z">
        <w:r w:rsidRPr="004B6C0D">
          <w:rPr>
            <w:rFonts w:eastAsiaTheme="majorEastAsia" w:cs="Arial"/>
            <w:b/>
            <w:bCs/>
            <w:sz w:val="44"/>
            <w:szCs w:val="44"/>
            <w:rPrChange w:id="65" w:author="juan rios cortes" w:date="2020-06-13T19:30:00Z">
              <w:rPr>
                <w:rFonts w:eastAsiaTheme="majorEastAsia" w:cstheme="majorBidi"/>
                <w:sz w:val="26"/>
                <w:szCs w:val="26"/>
              </w:rPr>
            </w:rPrChange>
          </w:rPr>
          <w:t xml:space="preserve"> </w:t>
        </w:r>
      </w:ins>
      <w:ins w:id="66" w:author="juan rios cortes" w:date="2020-06-12T20:33:00Z">
        <w:r w:rsidRPr="004B6C0D">
          <w:rPr>
            <w:rFonts w:eastAsiaTheme="majorEastAsia" w:cs="Arial"/>
            <w:b/>
            <w:bCs/>
            <w:sz w:val="44"/>
            <w:szCs w:val="44"/>
            <w:rPrChange w:id="67" w:author="juan rios cortes" w:date="2020-06-13T19:30:00Z">
              <w:rPr>
                <w:rFonts w:eastAsiaTheme="majorEastAsia" w:cstheme="majorBidi"/>
                <w:sz w:val="26"/>
                <w:szCs w:val="26"/>
              </w:rPr>
            </w:rPrChange>
          </w:rPr>
          <w:t>Velasco Agustín Aaron</w:t>
        </w:r>
        <w:r w:rsidRPr="004B6C0D">
          <w:rPr>
            <w:rFonts w:eastAsiaTheme="majorEastAsia" w:cs="Arial"/>
            <w:b/>
            <w:bCs/>
            <w:sz w:val="44"/>
            <w:szCs w:val="44"/>
            <w:rPrChange w:id="68" w:author="juan rios cortes" w:date="2020-06-13T19:30:00Z">
              <w:rPr>
                <w:rFonts w:eastAsiaTheme="majorEastAsia" w:cstheme="majorBidi"/>
                <w:sz w:val="26"/>
                <w:szCs w:val="26"/>
              </w:rPr>
            </w:rPrChange>
          </w:rPr>
          <w:br/>
        </w:r>
        <w:r w:rsidRPr="004B6C0D">
          <w:rPr>
            <w:rFonts w:eastAsiaTheme="majorEastAsia" w:cs="Arial"/>
            <w:b/>
            <w:bCs/>
            <w:sz w:val="44"/>
            <w:szCs w:val="44"/>
            <w:rPrChange w:id="69" w:author="juan rios cortes" w:date="2020-06-13T19:30:00Z">
              <w:rPr>
                <w:rFonts w:eastAsiaTheme="majorEastAsia" w:cstheme="majorBidi"/>
                <w:sz w:val="26"/>
                <w:szCs w:val="26"/>
              </w:rPr>
            </w:rPrChange>
          </w:rPr>
          <w:br/>
          <w:t xml:space="preserve">Alumnos: </w:t>
        </w:r>
      </w:ins>
      <w:ins w:id="70" w:author="juan rios cortes" w:date="2020-06-12T20:35:00Z">
        <w:r w:rsidRPr="004B6C0D">
          <w:rPr>
            <w:rFonts w:eastAsiaTheme="majorEastAsia" w:cs="Arial"/>
            <w:b/>
            <w:bCs/>
            <w:sz w:val="44"/>
            <w:szCs w:val="44"/>
            <w:rPrChange w:id="71" w:author="juan rios cortes" w:date="2020-06-13T19:30:00Z">
              <w:rPr>
                <w:rFonts w:eastAsiaTheme="majorEastAsia" w:cstheme="majorBidi"/>
                <w:sz w:val="26"/>
                <w:szCs w:val="26"/>
              </w:rPr>
            </w:rPrChange>
          </w:rPr>
          <w:t xml:space="preserve">Fragozo </w:t>
        </w:r>
      </w:ins>
      <w:ins w:id="72" w:author="juan rios cortes" w:date="2020-06-12T20:36:00Z">
        <w:r w:rsidRPr="004B6C0D">
          <w:rPr>
            <w:rFonts w:eastAsiaTheme="majorEastAsia" w:cs="Arial"/>
            <w:b/>
            <w:bCs/>
            <w:sz w:val="44"/>
            <w:szCs w:val="44"/>
            <w:rPrChange w:id="73" w:author="juan rios cortes" w:date="2020-06-13T19:30:00Z">
              <w:rPr>
                <w:rFonts w:eastAsiaTheme="majorEastAsia" w:cstheme="majorBidi"/>
                <w:sz w:val="26"/>
                <w:szCs w:val="26"/>
              </w:rPr>
            </w:rPrChange>
          </w:rPr>
          <w:t>Rodríguez</w:t>
        </w:r>
      </w:ins>
      <w:ins w:id="74" w:author="juan rios cortes" w:date="2020-06-12T20:35:00Z">
        <w:r w:rsidRPr="004B6C0D">
          <w:rPr>
            <w:rFonts w:eastAsiaTheme="majorEastAsia" w:cs="Arial"/>
            <w:b/>
            <w:bCs/>
            <w:sz w:val="44"/>
            <w:szCs w:val="44"/>
            <w:rPrChange w:id="75" w:author="juan rios cortes" w:date="2020-06-13T19:30:00Z">
              <w:rPr>
                <w:rFonts w:eastAsiaTheme="majorEastAsia" w:cstheme="majorBidi"/>
                <w:sz w:val="26"/>
                <w:szCs w:val="26"/>
              </w:rPr>
            </w:rPrChange>
          </w:rPr>
          <w:t xml:space="preserve"> Oswaldo</w:t>
        </w:r>
        <w:r w:rsidRPr="004B6C0D">
          <w:rPr>
            <w:rFonts w:eastAsiaTheme="majorEastAsia" w:cs="Arial"/>
            <w:b/>
            <w:bCs/>
            <w:sz w:val="44"/>
            <w:szCs w:val="44"/>
            <w:rPrChange w:id="76" w:author="juan rios cortes" w:date="2020-06-13T19:30:00Z">
              <w:rPr>
                <w:rFonts w:eastAsiaTheme="majorEastAsia" w:cstheme="majorBidi"/>
                <w:sz w:val="26"/>
                <w:szCs w:val="26"/>
              </w:rPr>
            </w:rPrChange>
          </w:rPr>
          <w:br/>
          <w:t xml:space="preserve">                 </w:t>
        </w:r>
        <w:r w:rsidRPr="004B6C0D">
          <w:rPr>
            <w:rFonts w:eastAsiaTheme="majorEastAsia" w:cs="Arial"/>
            <w:b/>
            <w:bCs/>
            <w:sz w:val="44"/>
            <w:szCs w:val="44"/>
            <w:rPrChange w:id="77" w:author="juan rios cortes" w:date="2020-06-13T19:30:00Z">
              <w:rPr>
                <w:rFonts w:eastAsiaTheme="majorEastAsia" w:cstheme="majorBidi"/>
                <w:sz w:val="26"/>
                <w:szCs w:val="26"/>
              </w:rPr>
            </w:rPrChange>
          </w:rPr>
          <w:t xml:space="preserve">García Chávez Tomás </w:t>
        </w:r>
      </w:ins>
      <w:ins w:id="78" w:author="juan rios cortes" w:date="2020-06-12T20:36:00Z">
        <w:r w:rsidRPr="004B6C0D">
          <w:rPr>
            <w:rFonts w:eastAsiaTheme="majorEastAsia" w:cs="Arial"/>
            <w:b/>
            <w:bCs/>
            <w:sz w:val="44"/>
            <w:szCs w:val="44"/>
            <w:rPrChange w:id="79" w:author="juan rios cortes" w:date="2020-06-13T19:30:00Z">
              <w:rPr>
                <w:rFonts w:eastAsiaTheme="majorEastAsia" w:cstheme="majorBidi"/>
                <w:sz w:val="26"/>
                <w:szCs w:val="26"/>
              </w:rPr>
            </w:rPrChange>
          </w:rPr>
          <w:t>Adrián</w:t>
        </w:r>
        <w:r w:rsidRPr="004B6C0D">
          <w:rPr>
            <w:rFonts w:eastAsiaTheme="majorEastAsia" w:cs="Arial"/>
            <w:b/>
            <w:bCs/>
            <w:sz w:val="44"/>
            <w:szCs w:val="44"/>
            <w:rPrChange w:id="80" w:author="juan rios cortes" w:date="2020-06-13T19:30:00Z">
              <w:rPr>
                <w:rFonts w:eastAsiaTheme="majorEastAsia" w:cstheme="majorBidi"/>
                <w:sz w:val="26"/>
                <w:szCs w:val="26"/>
              </w:rPr>
            </w:rPrChange>
          </w:rPr>
          <w:br/>
          <w:t xml:space="preserve">        Ríos Cortés Juan Ulises</w:t>
        </w:r>
      </w:ins>
    </w:p>
    <w:p w14:paraId="36379385" w14:textId="659713B9" w:rsidR="008117CF" w:rsidRPr="004B6C0D" w:rsidRDefault="00F2443C" w:rsidP="00DE3981">
      <w:pPr>
        <w:pStyle w:val="Ttulo2"/>
        <w:rPr>
          <w:ins w:id="81" w:author="juan rios cortes" w:date="2020-06-12T20:38:00Z"/>
          <w:rFonts w:cs="Arial"/>
          <w:rPrChange w:id="82" w:author="juan rios cortes" w:date="2020-06-13T19:30:00Z">
            <w:rPr>
              <w:ins w:id="83" w:author="juan rios cortes" w:date="2020-06-12T20:38:00Z"/>
            </w:rPr>
          </w:rPrChange>
        </w:rPr>
      </w:pPr>
      <w:ins w:id="84" w:author="juan rios cortes" w:date="2020-06-12T20:37:00Z">
        <w:r w:rsidRPr="004B6C0D">
          <w:rPr>
            <w:rFonts w:cs="Arial"/>
            <w:rPrChange w:id="85" w:author="juan rios cortes" w:date="2020-06-13T19:30:00Z">
              <w:rPr/>
            </w:rPrChange>
          </w:rPr>
          <w:t>IN</w:t>
        </w:r>
      </w:ins>
      <w:ins w:id="86" w:author="juan rios cortes" w:date="2020-06-12T20:38:00Z">
        <w:r w:rsidRPr="004B6C0D">
          <w:rPr>
            <w:rFonts w:cs="Arial"/>
            <w:rPrChange w:id="87" w:author="juan rios cortes" w:date="2020-06-13T19:30:00Z">
              <w:rPr/>
            </w:rPrChange>
          </w:rPr>
          <w:t>TRODUCCIÓN:</w:t>
        </w:r>
      </w:ins>
    </w:p>
    <w:p w14:paraId="5C5DD72F" w14:textId="5DF9D314" w:rsidR="008117CF" w:rsidRPr="004B6C0D" w:rsidRDefault="00854C3D" w:rsidP="00854C3D">
      <w:pPr>
        <w:rPr>
          <w:ins w:id="88" w:author="juan rios cortes" w:date="2020-06-12T20:21:00Z"/>
          <w:rFonts w:cs="Arial"/>
          <w:rPrChange w:id="89" w:author="juan rios cortes" w:date="2020-06-13T19:30:00Z">
            <w:rPr>
              <w:ins w:id="90" w:author="juan rios cortes" w:date="2020-06-12T20:21:00Z"/>
            </w:rPr>
          </w:rPrChange>
        </w:rPr>
        <w:pPrChange w:id="91" w:author="juan rios cortes" w:date="2020-06-13T19:45:00Z">
          <w:pPr>
            <w:pStyle w:val="Ttulo2"/>
            <w:jc w:val="left"/>
          </w:pPr>
        </w:pPrChange>
      </w:pPr>
      <w:ins w:id="92" w:author="juan rios cortes" w:date="2020-06-13T19:44:00Z">
        <w:r>
          <w:rPr>
            <w:rFonts w:cs="Arial"/>
          </w:rPr>
          <w:t xml:space="preserve">Pues siento que </w:t>
        </w:r>
      </w:ins>
      <w:ins w:id="93" w:author="juan rios cortes" w:date="2020-06-13T19:45:00Z">
        <w:r>
          <w:rPr>
            <w:rFonts w:cs="Arial"/>
          </w:rPr>
          <w:t xml:space="preserve">la </w:t>
        </w:r>
      </w:ins>
      <w:ins w:id="94" w:author="juan rios cortes" w:date="2020-06-13T19:46:00Z">
        <w:r>
          <w:rPr>
            <w:rFonts w:cs="Arial"/>
          </w:rPr>
          <w:t>introducción</w:t>
        </w:r>
      </w:ins>
      <w:ins w:id="95" w:author="juan rios cortes" w:date="2020-06-13T19:45:00Z">
        <w:r>
          <w:rPr>
            <w:rFonts w:cs="Arial"/>
          </w:rPr>
          <w:t xml:space="preserve"> tiene que ver con ejemplificar el uso de diversas herramientas para la creación de un </w:t>
        </w:r>
      </w:ins>
      <w:ins w:id="96" w:author="juan rios cortes" w:date="2020-06-13T19:46:00Z">
        <w:r>
          <w:rPr>
            <w:rFonts w:cs="Arial"/>
          </w:rPr>
          <w:t>sistema de información capaz de almacenar, modificar y mostrar datos.</w:t>
        </w:r>
      </w:ins>
    </w:p>
    <w:p w14:paraId="1E95E40F" w14:textId="77777777" w:rsidR="008117CF" w:rsidRPr="004B6C0D" w:rsidRDefault="008117CF" w:rsidP="00DE3981">
      <w:pPr>
        <w:pStyle w:val="Ttulo2"/>
        <w:rPr>
          <w:ins w:id="97" w:author="juan rios cortes" w:date="2020-06-12T20:21:00Z"/>
          <w:rFonts w:cs="Arial"/>
          <w:rPrChange w:id="98" w:author="juan rios cortes" w:date="2020-06-13T19:30:00Z">
            <w:rPr>
              <w:ins w:id="99" w:author="juan rios cortes" w:date="2020-06-12T20:21:00Z"/>
            </w:rPr>
          </w:rPrChange>
        </w:rPr>
        <w:pPrChange w:id="100" w:author="juan rios cortes" w:date="2020-06-12T20:37:00Z">
          <w:pPr>
            <w:pStyle w:val="Ttulo2"/>
          </w:pPr>
        </w:pPrChange>
      </w:pPr>
    </w:p>
    <w:p w14:paraId="0B77CC39" w14:textId="090B1EAE" w:rsidR="003E1F8E" w:rsidRPr="004B6C0D" w:rsidRDefault="0088104C" w:rsidP="00DE3981">
      <w:pPr>
        <w:pStyle w:val="Ttulo2"/>
        <w:rPr>
          <w:rFonts w:cs="Arial"/>
          <w:rPrChange w:id="101" w:author="juan rios cortes" w:date="2020-06-13T19:30:00Z">
            <w:rPr/>
          </w:rPrChange>
        </w:rPr>
        <w:pPrChange w:id="102" w:author="juan rios cortes" w:date="2020-06-12T20:37:00Z">
          <w:pPr>
            <w:pStyle w:val="Ttulo2"/>
          </w:pPr>
        </w:pPrChange>
      </w:pPr>
      <w:r w:rsidRPr="004B6C0D">
        <w:rPr>
          <w:rFonts w:cs="Arial"/>
          <w:rPrChange w:id="103" w:author="juan rios cortes" w:date="2020-06-13T19:30:00Z">
            <w:rPr/>
          </w:rPrChange>
        </w:rPr>
        <w:t>i</w:t>
      </w:r>
      <w:r w:rsidR="002D4CA1" w:rsidRPr="004B6C0D">
        <w:rPr>
          <w:rFonts w:cs="Arial"/>
          <w:rPrChange w:id="104" w:author="juan rios cortes" w:date="2020-06-13T19:30:00Z">
            <w:rPr/>
          </w:rPrChange>
        </w:rPr>
        <w:t>ndex.</w:t>
      </w:r>
      <w:commentRangeStart w:id="105"/>
      <w:r w:rsidR="002D4CA1" w:rsidRPr="004B6C0D">
        <w:rPr>
          <w:rFonts w:cs="Arial"/>
          <w:rPrChange w:id="106" w:author="juan rios cortes" w:date="2020-06-13T19:30:00Z">
            <w:rPr/>
          </w:rPrChange>
        </w:rPr>
        <w:t>php</w:t>
      </w:r>
      <w:commentRangeEnd w:id="105"/>
      <w:r w:rsidR="00711424" w:rsidRPr="004B6C0D">
        <w:rPr>
          <w:rStyle w:val="Refdecomentario"/>
          <w:rFonts w:eastAsiaTheme="minorEastAsia" w:cs="Arial"/>
          <w:rPrChange w:id="107" w:author="juan rios cortes" w:date="2020-06-13T19:30:00Z">
            <w:rPr>
              <w:rStyle w:val="Refdecomentario"/>
              <w:rFonts w:eastAsiaTheme="minorEastAsia" w:cstheme="minorBidi"/>
            </w:rPr>
          </w:rPrChange>
        </w:rPr>
        <w:commentReference w:id="105"/>
      </w:r>
    </w:p>
    <w:p w14:paraId="0DE2504C" w14:textId="7794170B" w:rsidR="00DB64D8" w:rsidRPr="004B6C0D" w:rsidRDefault="00DB64D8" w:rsidP="00145438">
      <w:pPr>
        <w:jc w:val="center"/>
        <w:rPr>
          <w:rFonts w:cs="Arial"/>
          <w:lang w:val="es-MX"/>
          <w:rPrChange w:id="108" w:author="juan rios cortes" w:date="2020-06-13T19:30:00Z">
            <w:rPr>
              <w:lang w:val="es-MX"/>
            </w:rPr>
          </w:rPrChange>
        </w:rPr>
      </w:pPr>
      <w:del w:id="109" w:author="juan rios cortes" w:date="2020-06-12T20:54:00Z">
        <w:r w:rsidRPr="004B6C0D" w:rsidDel="00D619AD">
          <w:rPr>
            <w:rFonts w:cs="Arial"/>
            <w:noProof/>
            <w:lang w:val="es-MX"/>
            <w:rPrChange w:id="110" w:author="juan rios cortes" w:date="2020-06-13T19:30:00Z">
              <w:rPr>
                <w:noProof/>
                <w:lang w:val="es-MX"/>
              </w:rPr>
            </w:rPrChange>
          </w:rPr>
          <w:drawing>
            <wp:inline distT="0" distB="0" distL="0" distR="0" wp14:anchorId="64EFC3F9" wp14:editId="15B556B6">
              <wp:extent cx="4717354" cy="317160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17354" cy="3171600"/>
                      </a:xfrm>
                      <a:prstGeom prst="rect">
                        <a:avLst/>
                      </a:prstGeom>
                      <a:noFill/>
                      <a:ln>
                        <a:noFill/>
                      </a:ln>
                    </pic:spPr>
                  </pic:pic>
                </a:graphicData>
              </a:graphic>
            </wp:inline>
          </w:drawing>
        </w:r>
      </w:del>
      <w:ins w:id="111" w:author="juan rios cortes" w:date="2020-06-12T20:54:00Z">
        <w:r w:rsidR="00D619AD" w:rsidRPr="004B6C0D">
          <w:rPr>
            <w:rFonts w:cs="Arial"/>
            <w:noProof/>
            <w:lang w:val="es-MX"/>
            <w:rPrChange w:id="112" w:author="juan rios cortes" w:date="2020-06-13T19:30:00Z">
              <w:rPr>
                <w:noProof/>
                <w:lang w:val="es-MX"/>
              </w:rPr>
            </w:rPrChange>
          </w:rPr>
          <w:drawing>
            <wp:inline distT="0" distB="0" distL="0" distR="0" wp14:anchorId="430AAB82" wp14:editId="07407CE5">
              <wp:extent cx="5610225" cy="306705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0225" cy="3067050"/>
                      </a:xfrm>
                      <a:prstGeom prst="rect">
                        <a:avLst/>
                      </a:prstGeom>
                      <a:noFill/>
                      <a:ln>
                        <a:noFill/>
                      </a:ln>
                    </pic:spPr>
                  </pic:pic>
                </a:graphicData>
              </a:graphic>
            </wp:inline>
          </w:drawing>
        </w:r>
      </w:ins>
    </w:p>
    <w:p w14:paraId="1EE6F0BA" w14:textId="55DDD157" w:rsidR="00D619AD" w:rsidRPr="004B6C0D" w:rsidRDefault="00D619AD">
      <w:pPr>
        <w:rPr>
          <w:ins w:id="113" w:author="juan rios cortes" w:date="2020-06-12T20:58:00Z"/>
          <w:rFonts w:cs="Arial"/>
          <w:rPrChange w:id="114" w:author="juan rios cortes" w:date="2020-06-13T19:30:00Z">
            <w:rPr>
              <w:ins w:id="115" w:author="juan rios cortes" w:date="2020-06-12T20:58:00Z"/>
            </w:rPr>
          </w:rPrChange>
        </w:rPr>
      </w:pPr>
      <w:ins w:id="116" w:author="juan rios cortes" w:date="2020-06-12T20:58:00Z">
        <w:r w:rsidRPr="004B6C0D">
          <w:rPr>
            <w:rFonts w:cs="Arial"/>
            <w:rPrChange w:id="117" w:author="juan rios cortes" w:date="2020-06-13T19:30:00Z">
              <w:rPr/>
            </w:rPrChange>
          </w:rPr>
          <w:t xml:space="preserve">El archivo </w:t>
        </w:r>
        <w:r w:rsidRPr="004B6C0D">
          <w:rPr>
            <w:rFonts w:cs="Arial"/>
            <w:b/>
            <w:bCs/>
            <w:rPrChange w:id="118" w:author="juan rios cortes" w:date="2020-06-13T19:30:00Z">
              <w:rPr/>
            </w:rPrChange>
          </w:rPr>
          <w:t>index.php</w:t>
        </w:r>
        <w:r w:rsidRPr="004B6C0D">
          <w:rPr>
            <w:rFonts w:cs="Arial"/>
            <w:rPrChange w:id="119" w:author="juan rios cortes" w:date="2020-06-13T19:30:00Z">
              <w:rPr/>
            </w:rPrChange>
          </w:rPr>
          <w:t xml:space="preserve"> nos permitirá visualizar el login del sistema </w:t>
        </w:r>
      </w:ins>
      <w:ins w:id="120" w:author="juan rios cortes" w:date="2020-06-12T20:59:00Z">
        <w:r w:rsidRPr="004B6C0D">
          <w:rPr>
            <w:rFonts w:cs="Arial"/>
            <w:rPrChange w:id="121" w:author="juan rios cortes" w:date="2020-06-13T19:30:00Z">
              <w:rPr/>
            </w:rPrChange>
          </w:rPr>
          <w:t xml:space="preserve">en donde se nos permitira ingresar a este por medio de los dos campos que utiliza </w:t>
        </w:r>
      </w:ins>
      <w:ins w:id="122" w:author="juan rios cortes" w:date="2020-06-12T21:00:00Z">
        <w:r w:rsidRPr="004B6C0D">
          <w:rPr>
            <w:rFonts w:cs="Arial"/>
            <w:rPrChange w:id="123" w:author="juan rios cortes" w:date="2020-06-13T19:30:00Z">
              <w:rPr/>
            </w:rPrChange>
          </w:rPr>
          <w:t>usuario y contraseña</w:t>
        </w:r>
      </w:ins>
      <w:ins w:id="124" w:author="juan rios cortes" w:date="2020-06-12T21:01:00Z">
        <w:r w:rsidR="00B135B3" w:rsidRPr="004B6C0D">
          <w:rPr>
            <w:rFonts w:cs="Arial"/>
            <w:rPrChange w:id="125" w:author="juan rios cortes" w:date="2020-06-13T19:30:00Z">
              <w:rPr/>
            </w:rPrChange>
          </w:rPr>
          <w:t>.</w:t>
        </w:r>
      </w:ins>
    </w:p>
    <w:p w14:paraId="3E2F1FD1" w14:textId="7E6BACD7" w:rsidR="002D4CA1" w:rsidRPr="004B6C0D" w:rsidDel="00B135B3" w:rsidRDefault="001B4288" w:rsidP="00B135B3">
      <w:pPr>
        <w:ind w:left="720"/>
        <w:rPr>
          <w:del w:id="126" w:author="juan rios cortes" w:date="2020-06-12T21:01:00Z"/>
          <w:rFonts w:cs="Arial"/>
          <w:rPrChange w:id="127" w:author="juan rios cortes" w:date="2020-06-13T19:30:00Z">
            <w:rPr>
              <w:del w:id="128" w:author="juan rios cortes" w:date="2020-06-12T21:01:00Z"/>
            </w:rPr>
          </w:rPrChange>
        </w:rPr>
        <w:pPrChange w:id="129" w:author="juan rios cortes" w:date="2020-06-12T21:01:00Z">
          <w:pPr/>
        </w:pPrChange>
      </w:pPr>
      <w:commentRangeStart w:id="130"/>
      <w:del w:id="131" w:author="juan rios cortes" w:date="2020-06-12T21:01:00Z">
        <w:r w:rsidRPr="004B6C0D" w:rsidDel="00B135B3">
          <w:rPr>
            <w:rFonts w:cs="Arial"/>
            <w:rPrChange w:id="132" w:author="juan rios cortes" w:date="2020-06-13T19:30:00Z">
              <w:rPr/>
            </w:rPrChange>
          </w:rPr>
          <w:delText>Nos</w:delText>
        </w:r>
        <w:r w:rsidR="004D7136" w:rsidRPr="004B6C0D" w:rsidDel="00B135B3">
          <w:rPr>
            <w:rFonts w:cs="Arial"/>
            <w:rPrChange w:id="133" w:author="juan rios cortes" w:date="2020-06-13T19:30:00Z">
              <w:rPr/>
            </w:rPrChange>
          </w:rPr>
          <w:delText xml:space="preserve"> permite </w:delText>
        </w:r>
        <w:r w:rsidRPr="004B6C0D" w:rsidDel="00B135B3">
          <w:rPr>
            <w:rFonts w:cs="Arial"/>
            <w:rPrChange w:id="134" w:author="juan rios cortes" w:date="2020-06-13T19:30:00Z">
              <w:rPr/>
            </w:rPrChange>
          </w:rPr>
          <w:delText xml:space="preserve">visualizar los campos a llenar para poder iniciar sesión de la cual contiene dos campos </w:delText>
        </w:r>
        <w:r w:rsidR="005E63CC" w:rsidRPr="004B6C0D" w:rsidDel="00B135B3">
          <w:rPr>
            <w:rFonts w:cs="Arial"/>
            <w:rPrChange w:id="135" w:author="juan rios cortes" w:date="2020-06-13T19:30:00Z">
              <w:rPr/>
            </w:rPrChange>
          </w:rPr>
          <w:delText>las cuales son:</w:delText>
        </w:r>
        <w:commentRangeEnd w:id="130"/>
        <w:r w:rsidR="00913684" w:rsidRPr="004B6C0D" w:rsidDel="00B135B3">
          <w:rPr>
            <w:rStyle w:val="Refdecomentario"/>
            <w:rFonts w:cs="Arial"/>
            <w:rPrChange w:id="136" w:author="juan rios cortes" w:date="2020-06-13T19:30:00Z">
              <w:rPr>
                <w:rStyle w:val="Refdecomentario"/>
              </w:rPr>
            </w:rPrChange>
          </w:rPr>
          <w:commentReference w:id="130"/>
        </w:r>
      </w:del>
    </w:p>
    <w:p w14:paraId="30E47536" w14:textId="6B4E87FB" w:rsidR="00556005" w:rsidRPr="004B6C0D" w:rsidDel="00B135B3" w:rsidRDefault="005E63CC" w:rsidP="00B135B3">
      <w:pPr>
        <w:rPr>
          <w:del w:id="137" w:author="juan rios cortes" w:date="2020-06-12T21:01:00Z"/>
          <w:rFonts w:cs="Arial"/>
          <w:rPrChange w:id="138" w:author="juan rios cortes" w:date="2020-06-13T19:30:00Z">
            <w:rPr>
              <w:del w:id="139" w:author="juan rios cortes" w:date="2020-06-12T21:01:00Z"/>
            </w:rPr>
          </w:rPrChange>
        </w:rPr>
        <w:pPrChange w:id="140" w:author="juan rios cortes" w:date="2020-06-12T21:01:00Z">
          <w:pPr>
            <w:pStyle w:val="Prrafodelista"/>
            <w:numPr>
              <w:numId w:val="2"/>
            </w:numPr>
            <w:ind w:hanging="360"/>
          </w:pPr>
        </w:pPrChange>
      </w:pPr>
      <w:del w:id="141" w:author="juan rios cortes" w:date="2020-06-12T21:01:00Z">
        <w:r w:rsidRPr="004B6C0D" w:rsidDel="00B135B3">
          <w:rPr>
            <w:rFonts w:cs="Arial"/>
            <w:rPrChange w:id="142" w:author="juan rios cortes" w:date="2020-06-13T19:30:00Z">
              <w:rPr/>
            </w:rPrChange>
          </w:rPr>
          <w:delText>Usuario</w:delText>
        </w:r>
        <w:r w:rsidR="00556005" w:rsidRPr="004B6C0D" w:rsidDel="00B135B3">
          <w:rPr>
            <w:rFonts w:cs="Arial"/>
            <w:rPrChange w:id="143" w:author="juan rios cortes" w:date="2020-06-13T19:30:00Z">
              <w:rPr/>
            </w:rPrChange>
          </w:rPr>
          <w:delText xml:space="preserve"> y Contraseña</w:delText>
        </w:r>
      </w:del>
    </w:p>
    <w:p w14:paraId="47715BC1" w14:textId="6CF1CA5C" w:rsidR="0030702B" w:rsidRPr="004B6C0D" w:rsidRDefault="00556005" w:rsidP="00B135B3">
      <w:pPr>
        <w:rPr>
          <w:rFonts w:cs="Arial"/>
          <w:rPrChange w:id="144" w:author="juan rios cortes" w:date="2020-06-13T19:30:00Z">
            <w:rPr/>
          </w:rPrChange>
        </w:rPr>
        <w:pPrChange w:id="145" w:author="juan rios cortes" w:date="2020-06-12T21:01:00Z">
          <w:pPr>
            <w:pStyle w:val="Prrafodelista"/>
          </w:pPr>
        </w:pPrChange>
      </w:pPr>
      <w:del w:id="146" w:author="juan rios cortes" w:date="2020-06-13T16:13:00Z">
        <w:r w:rsidRPr="004B6C0D" w:rsidDel="00C15B79">
          <w:rPr>
            <w:rFonts w:cs="Arial"/>
            <w:rPrChange w:id="147" w:author="juan rios cortes" w:date="2020-06-13T19:30:00Z">
              <w:rPr/>
            </w:rPrChange>
          </w:rPr>
          <w:delText>En la cual</w:delText>
        </w:r>
      </w:del>
      <w:ins w:id="148" w:author="juan rios cortes" w:date="2020-06-13T16:13:00Z">
        <w:r w:rsidR="00C15B79" w:rsidRPr="004B6C0D">
          <w:rPr>
            <w:rFonts w:cs="Arial"/>
            <w:rPrChange w:id="149" w:author="juan rios cortes" w:date="2020-06-13T19:30:00Z">
              <w:rPr/>
            </w:rPrChange>
          </w:rPr>
          <w:t>En este</w:t>
        </w:r>
      </w:ins>
      <w:r w:rsidRPr="004B6C0D">
        <w:rPr>
          <w:rFonts w:cs="Arial"/>
          <w:rPrChange w:id="150" w:author="juan rios cortes" w:date="2020-06-13T19:30:00Z">
            <w:rPr/>
          </w:rPrChange>
        </w:rPr>
        <w:t xml:space="preserve"> se </w:t>
      </w:r>
      <w:r w:rsidR="005E63CC" w:rsidRPr="004B6C0D">
        <w:rPr>
          <w:rFonts w:cs="Arial"/>
          <w:rPrChange w:id="151" w:author="juan rios cortes" w:date="2020-06-13T19:30:00Z">
            <w:rPr/>
          </w:rPrChange>
        </w:rPr>
        <w:t xml:space="preserve">utiliza el método POST </w:t>
      </w:r>
      <w:ins w:id="152" w:author="juan rios cortes" w:date="2020-06-13T16:13:00Z">
        <w:r w:rsidR="00C15B79" w:rsidRPr="004B6C0D">
          <w:rPr>
            <w:rFonts w:cs="Arial"/>
            <w:rPrChange w:id="153" w:author="juan rios cortes" w:date="2020-06-13T19:30:00Z">
              <w:rPr/>
            </w:rPrChange>
          </w:rPr>
          <w:t>el</w:t>
        </w:r>
      </w:ins>
      <w:del w:id="154" w:author="juan rios cortes" w:date="2020-06-13T16:13:00Z">
        <w:r w:rsidR="0030702B" w:rsidRPr="004B6C0D" w:rsidDel="00C15B79">
          <w:rPr>
            <w:rFonts w:cs="Arial"/>
            <w:rPrChange w:id="155" w:author="juan rios cortes" w:date="2020-06-13T19:30:00Z">
              <w:rPr/>
            </w:rPrChange>
          </w:rPr>
          <w:delText>la</w:delText>
        </w:r>
      </w:del>
      <w:r w:rsidR="0030702B" w:rsidRPr="004B6C0D">
        <w:rPr>
          <w:rFonts w:cs="Arial"/>
          <w:rPrChange w:id="156" w:author="juan rios cortes" w:date="2020-06-13T19:30:00Z">
            <w:rPr/>
          </w:rPrChange>
        </w:rPr>
        <w:t xml:space="preserve"> cual envía la información de manera invisible esto que quiere decir, que se envía a través del ‘body’ del ‘HTTP request’, por lo que no aparece en la url.</w:t>
      </w:r>
    </w:p>
    <w:p w14:paraId="62D9CB5C" w14:textId="77777777" w:rsidR="00556005" w:rsidRPr="004B6C0D" w:rsidRDefault="00A570D8" w:rsidP="00556005">
      <w:pPr>
        <w:rPr>
          <w:rFonts w:cs="Arial"/>
          <w:rPrChange w:id="157" w:author="juan rios cortes" w:date="2020-06-13T19:30:00Z">
            <w:rPr/>
          </w:rPrChange>
        </w:rPr>
      </w:pPr>
      <w:r w:rsidRPr="004B6C0D">
        <w:rPr>
          <w:rFonts w:cs="Arial"/>
          <w:rPrChange w:id="158" w:author="juan rios cortes" w:date="2020-06-13T19:30:00Z">
            <w:rPr/>
          </w:rPrChange>
        </w:rPr>
        <w:t>También</w:t>
      </w:r>
      <w:r w:rsidR="00556005" w:rsidRPr="004B6C0D">
        <w:rPr>
          <w:rFonts w:cs="Arial"/>
          <w:rPrChange w:id="159" w:author="juan rios cortes" w:date="2020-06-13T19:30:00Z">
            <w:rPr/>
          </w:rPrChange>
        </w:rPr>
        <w:t xml:space="preserve"> contiene dos botones:</w:t>
      </w:r>
    </w:p>
    <w:p w14:paraId="585B76DD" w14:textId="2E815E4C" w:rsidR="00556005" w:rsidRPr="004B6C0D" w:rsidDel="00D91592" w:rsidRDefault="00556005" w:rsidP="00556005">
      <w:pPr>
        <w:pStyle w:val="Prrafodelista"/>
        <w:numPr>
          <w:ilvl w:val="0"/>
          <w:numId w:val="2"/>
        </w:numPr>
        <w:rPr>
          <w:del w:id="160" w:author="juan rios cortes" w:date="2020-06-13T16:10:00Z"/>
          <w:rFonts w:cs="Arial"/>
          <w:rPrChange w:id="161" w:author="juan rios cortes" w:date="2020-06-13T19:30:00Z">
            <w:rPr>
              <w:del w:id="162" w:author="juan rios cortes" w:date="2020-06-13T16:10:00Z"/>
            </w:rPr>
          </w:rPrChange>
        </w:rPr>
      </w:pPr>
      <w:r w:rsidRPr="004B6C0D">
        <w:rPr>
          <w:rFonts w:cs="Arial"/>
          <w:rPrChange w:id="163" w:author="juan rios cortes" w:date="2020-06-13T19:30:00Z">
            <w:rPr/>
          </w:rPrChange>
        </w:rPr>
        <w:t>Iniciar sesión</w:t>
      </w:r>
      <w:ins w:id="164" w:author="juan rios cortes" w:date="2020-06-13T16:10:00Z">
        <w:r w:rsidR="00D91592" w:rsidRPr="004B6C0D">
          <w:rPr>
            <w:rFonts w:cs="Arial"/>
            <w:rPrChange w:id="165" w:author="juan rios cortes" w:date="2020-06-13T19:30:00Z">
              <w:rPr/>
            </w:rPrChange>
          </w:rPr>
          <w:br/>
        </w:r>
      </w:ins>
    </w:p>
    <w:p w14:paraId="3932A524" w14:textId="648A40ED" w:rsidR="00D91592" w:rsidRPr="004B6C0D" w:rsidDel="00D91592" w:rsidRDefault="00556005" w:rsidP="00D91592">
      <w:pPr>
        <w:pStyle w:val="Prrafodelista"/>
        <w:numPr>
          <w:ilvl w:val="0"/>
          <w:numId w:val="2"/>
        </w:numPr>
        <w:rPr>
          <w:del w:id="166" w:author="juan rios cortes" w:date="2020-06-13T16:10:00Z"/>
          <w:rFonts w:cs="Arial"/>
          <w:rPrChange w:id="167" w:author="juan rios cortes" w:date="2020-06-13T19:30:00Z">
            <w:rPr>
              <w:del w:id="168" w:author="juan rios cortes" w:date="2020-06-13T16:10:00Z"/>
            </w:rPr>
          </w:rPrChange>
        </w:rPr>
        <w:pPrChange w:id="169" w:author="juan rios cortes" w:date="2020-06-13T16:10:00Z">
          <w:pPr>
            <w:pStyle w:val="Prrafodelista"/>
          </w:pPr>
        </w:pPrChange>
      </w:pPr>
      <w:r w:rsidRPr="004B6C0D">
        <w:rPr>
          <w:rFonts w:cs="Arial"/>
          <w:rPrChange w:id="170" w:author="juan rios cortes" w:date="2020-06-13T19:30:00Z">
            <w:rPr/>
          </w:rPrChange>
        </w:rPr>
        <w:t xml:space="preserve">Es de tipo submit la cual </w:t>
      </w:r>
      <w:r w:rsidR="00D60BCA" w:rsidRPr="004B6C0D">
        <w:rPr>
          <w:rFonts w:cs="Arial"/>
          <w:rPrChange w:id="171" w:author="juan rios cortes" w:date="2020-06-13T19:30:00Z">
            <w:rPr/>
          </w:rPrChange>
        </w:rPr>
        <w:t>envía</w:t>
      </w:r>
      <w:r w:rsidRPr="004B6C0D">
        <w:rPr>
          <w:rFonts w:cs="Arial"/>
          <w:rPrChange w:id="172" w:author="juan rios cortes" w:date="2020-06-13T19:30:00Z">
            <w:rPr/>
          </w:rPrChange>
        </w:rPr>
        <w:t xml:space="preserve"> directamente la información sol</w:t>
      </w:r>
      <w:r w:rsidR="00D60BCA" w:rsidRPr="004B6C0D">
        <w:rPr>
          <w:rFonts w:cs="Arial"/>
          <w:rPrChange w:id="173" w:author="juan rios cortes" w:date="2020-06-13T19:30:00Z">
            <w:rPr/>
          </w:rPrChange>
        </w:rPr>
        <w:t xml:space="preserve">icitada </w:t>
      </w:r>
      <w:commentRangeStart w:id="174"/>
      <w:r w:rsidR="00D60BCA" w:rsidRPr="004B6C0D">
        <w:rPr>
          <w:rFonts w:cs="Arial"/>
          <w:rPrChange w:id="175" w:author="juan rios cortes" w:date="2020-06-13T19:30:00Z">
            <w:rPr/>
          </w:rPrChange>
        </w:rPr>
        <w:t>buscado en la DB la existencia del usuario y/o contraseña</w:t>
      </w:r>
      <w:commentRangeEnd w:id="174"/>
      <w:r w:rsidR="00607C1C" w:rsidRPr="004B6C0D">
        <w:rPr>
          <w:rStyle w:val="Refdecomentario"/>
          <w:rFonts w:cs="Arial"/>
          <w:rPrChange w:id="176" w:author="juan rios cortes" w:date="2020-06-13T19:30:00Z">
            <w:rPr>
              <w:rStyle w:val="Refdecomentario"/>
            </w:rPr>
          </w:rPrChange>
        </w:rPr>
        <w:commentReference w:id="174"/>
      </w:r>
      <w:ins w:id="177" w:author="juan rios cortes" w:date="2020-06-13T16:07:00Z">
        <w:r w:rsidR="00D91592" w:rsidRPr="004B6C0D">
          <w:rPr>
            <w:rFonts w:cs="Arial"/>
            <w:rPrChange w:id="178" w:author="juan rios cortes" w:date="2020-06-13T19:30:00Z">
              <w:rPr/>
            </w:rPrChange>
          </w:rPr>
          <w:t xml:space="preserve"> para redireccionarte a la página buscada y en caso de no encontrarla mandarte a una página de error</w:t>
        </w:r>
      </w:ins>
      <w:ins w:id="179" w:author="juan rios cortes" w:date="2020-06-13T15:38:00Z">
        <w:r w:rsidR="001B2786" w:rsidRPr="004B6C0D">
          <w:rPr>
            <w:rFonts w:cs="Arial"/>
            <w:rPrChange w:id="180" w:author="juan rios cortes" w:date="2020-06-13T19:30:00Z">
              <w:rPr/>
            </w:rPrChange>
          </w:rPr>
          <w:t xml:space="preserve">, el proceso que se realiza aquí se especifica en </w:t>
        </w:r>
        <w:r w:rsidR="001B2786" w:rsidRPr="004B6C0D">
          <w:rPr>
            <w:rFonts w:cs="Arial"/>
            <w:b/>
            <w:bCs/>
            <w:rPrChange w:id="181" w:author="juan rios cortes" w:date="2020-06-13T19:30:00Z">
              <w:rPr/>
            </w:rPrChange>
          </w:rPr>
          <w:t>verifica</w:t>
        </w:r>
      </w:ins>
      <w:ins w:id="182" w:author="juan rios cortes" w:date="2020-06-13T15:39:00Z">
        <w:r w:rsidR="001B2786" w:rsidRPr="004B6C0D">
          <w:rPr>
            <w:rFonts w:cs="Arial"/>
            <w:b/>
            <w:bCs/>
            <w:rPrChange w:id="183" w:author="juan rios cortes" w:date="2020-06-13T19:30:00Z">
              <w:rPr/>
            </w:rPrChange>
          </w:rPr>
          <w:t>cion</w:t>
        </w:r>
      </w:ins>
      <w:ins w:id="184" w:author="juan rios cortes" w:date="2020-06-13T15:38:00Z">
        <w:r w:rsidR="001B2786" w:rsidRPr="004B6C0D">
          <w:rPr>
            <w:rFonts w:cs="Arial"/>
            <w:b/>
            <w:bCs/>
            <w:rPrChange w:id="185" w:author="juan rios cortes" w:date="2020-06-13T19:30:00Z">
              <w:rPr/>
            </w:rPrChange>
          </w:rPr>
          <w:t>.php</w:t>
        </w:r>
      </w:ins>
      <w:ins w:id="186" w:author="juan rios cortes" w:date="2020-06-13T16:10:00Z">
        <w:r w:rsidR="00D91592" w:rsidRPr="004B6C0D">
          <w:rPr>
            <w:rFonts w:cs="Arial"/>
            <w:rPrChange w:id="187" w:author="juan rios cortes" w:date="2020-06-13T19:30:00Z">
              <w:rPr/>
            </w:rPrChange>
          </w:rPr>
          <w:t>.</w:t>
        </w:r>
      </w:ins>
    </w:p>
    <w:p w14:paraId="763E2F4D" w14:textId="77777777" w:rsidR="00D91592" w:rsidRPr="004B6C0D" w:rsidRDefault="00D91592" w:rsidP="00D91592">
      <w:pPr>
        <w:pStyle w:val="Prrafodelista"/>
        <w:numPr>
          <w:ilvl w:val="0"/>
          <w:numId w:val="2"/>
        </w:numPr>
        <w:rPr>
          <w:ins w:id="188" w:author="juan rios cortes" w:date="2020-06-13T16:10:00Z"/>
          <w:rFonts w:cs="Arial"/>
          <w:rPrChange w:id="189" w:author="juan rios cortes" w:date="2020-06-13T19:30:00Z">
            <w:rPr>
              <w:ins w:id="190" w:author="juan rios cortes" w:date="2020-06-13T16:10:00Z"/>
            </w:rPr>
          </w:rPrChange>
        </w:rPr>
        <w:pPrChange w:id="191" w:author="juan rios cortes" w:date="2020-06-13T16:10:00Z">
          <w:pPr>
            <w:pStyle w:val="Prrafodelista"/>
            <w:numPr>
              <w:numId w:val="2"/>
            </w:numPr>
            <w:ind w:hanging="360"/>
          </w:pPr>
        </w:pPrChange>
      </w:pPr>
    </w:p>
    <w:p w14:paraId="41C0EA69" w14:textId="165F3D3F" w:rsidR="00D60BCA" w:rsidRPr="004B6C0D" w:rsidDel="00D91592" w:rsidRDefault="00D60BCA" w:rsidP="00D91592">
      <w:pPr>
        <w:pStyle w:val="Prrafodelista"/>
        <w:rPr>
          <w:del w:id="192" w:author="juan rios cortes" w:date="2020-06-13T16:10:00Z"/>
          <w:rFonts w:cs="Arial"/>
          <w:rPrChange w:id="193" w:author="juan rios cortes" w:date="2020-06-13T19:30:00Z">
            <w:rPr>
              <w:del w:id="194" w:author="juan rios cortes" w:date="2020-06-13T16:10:00Z"/>
            </w:rPr>
          </w:rPrChange>
        </w:rPr>
        <w:pPrChange w:id="195" w:author="juan rios cortes" w:date="2020-06-13T16:10:00Z">
          <w:pPr>
            <w:pStyle w:val="Prrafodelista"/>
            <w:numPr>
              <w:numId w:val="2"/>
            </w:numPr>
            <w:ind w:hanging="360"/>
          </w:pPr>
        </w:pPrChange>
      </w:pPr>
      <w:r w:rsidRPr="004B6C0D">
        <w:rPr>
          <w:rFonts w:cs="Arial"/>
          <w:rPrChange w:id="196" w:author="juan rios cortes" w:date="2020-06-13T19:30:00Z">
            <w:rPr/>
          </w:rPrChange>
        </w:rPr>
        <w:t>Registrarse</w:t>
      </w:r>
      <w:ins w:id="197" w:author="juan rios cortes" w:date="2020-06-13T16:05:00Z">
        <w:r w:rsidR="00D91592" w:rsidRPr="004B6C0D">
          <w:rPr>
            <w:rFonts w:cs="Arial"/>
            <w:rPrChange w:id="198" w:author="juan rios cortes" w:date="2020-06-13T19:30:00Z">
              <w:rPr/>
            </w:rPrChange>
          </w:rPr>
          <w:t>:</w:t>
        </w:r>
      </w:ins>
      <w:ins w:id="199" w:author="juan rios cortes" w:date="2020-06-13T16:07:00Z">
        <w:r w:rsidR="00D91592" w:rsidRPr="004B6C0D">
          <w:rPr>
            <w:rFonts w:cs="Arial"/>
            <w:rPrChange w:id="200" w:author="juan rios cortes" w:date="2020-06-13T19:30:00Z">
              <w:rPr/>
            </w:rPrChange>
          </w:rPr>
          <w:br/>
          <w:t xml:space="preserve">Este nos redirecciona directamente a otra ventana en la cual </w:t>
        </w:r>
      </w:ins>
      <w:ins w:id="201" w:author="juan rios cortes" w:date="2020-06-13T16:08:00Z">
        <w:r w:rsidR="00D91592" w:rsidRPr="004B6C0D">
          <w:rPr>
            <w:rFonts w:cs="Arial"/>
            <w:rPrChange w:id="202" w:author="juan rios cortes" w:date="2020-06-13T19:30:00Z">
              <w:rPr/>
            </w:rPrChange>
          </w:rPr>
          <w:t xml:space="preserve">se </w:t>
        </w:r>
      </w:ins>
      <w:ins w:id="203" w:author="juan rios cortes" w:date="2020-06-13T16:07:00Z">
        <w:r w:rsidR="00D91592" w:rsidRPr="004B6C0D">
          <w:rPr>
            <w:rFonts w:cs="Arial"/>
            <w:rPrChange w:id="204" w:author="juan rios cortes" w:date="2020-06-13T19:30:00Z">
              <w:rPr/>
            </w:rPrChange>
          </w:rPr>
          <w:t>nos permite reali</w:t>
        </w:r>
      </w:ins>
      <w:ins w:id="205" w:author="juan rios cortes" w:date="2020-06-13T16:08:00Z">
        <w:r w:rsidR="00D91592" w:rsidRPr="004B6C0D">
          <w:rPr>
            <w:rFonts w:cs="Arial"/>
            <w:rPrChange w:id="206" w:author="juan rios cortes" w:date="2020-06-13T19:30:00Z">
              <w:rPr/>
            </w:rPrChange>
          </w:rPr>
          <w:t xml:space="preserve">zar un registro, </w:t>
        </w:r>
      </w:ins>
      <w:ins w:id="207" w:author="juan rios cortes" w:date="2020-06-13T16:09:00Z">
        <w:r w:rsidR="00D91592" w:rsidRPr="004B6C0D">
          <w:rPr>
            <w:rFonts w:cs="Arial"/>
            <w:rPrChange w:id="208" w:author="juan rios cortes" w:date="2020-06-13T19:30:00Z">
              <w:rPr/>
            </w:rPrChange>
          </w:rPr>
          <w:t xml:space="preserve">este proceso se especifica en </w:t>
        </w:r>
        <w:r w:rsidR="00D91592" w:rsidRPr="004B6C0D">
          <w:rPr>
            <w:rFonts w:cs="Arial"/>
            <w:b/>
            <w:bCs/>
            <w:rPrChange w:id="209" w:author="juan rios cortes" w:date="2020-06-13T19:30:00Z">
              <w:rPr/>
            </w:rPrChange>
          </w:rPr>
          <w:t>registro.php</w:t>
        </w:r>
        <w:r w:rsidR="00D91592" w:rsidRPr="004B6C0D">
          <w:rPr>
            <w:rFonts w:cs="Arial"/>
            <w:rPrChange w:id="210" w:author="juan rios cortes" w:date="2020-06-13T19:30:00Z">
              <w:rPr/>
            </w:rPrChange>
          </w:rPr>
          <w:t xml:space="preserve"> y </w:t>
        </w:r>
        <w:r w:rsidR="00D91592" w:rsidRPr="004B6C0D">
          <w:rPr>
            <w:rFonts w:cs="Arial"/>
            <w:b/>
            <w:bCs/>
            <w:rPrChange w:id="211" w:author="juan rios cortes" w:date="2020-06-13T19:30:00Z">
              <w:rPr/>
            </w:rPrChange>
          </w:rPr>
          <w:t>l</w:t>
        </w:r>
      </w:ins>
      <w:ins w:id="212" w:author="juan rios cortes" w:date="2020-06-13T16:10:00Z">
        <w:r w:rsidR="00D91592" w:rsidRPr="004B6C0D">
          <w:rPr>
            <w:rFonts w:cs="Arial"/>
            <w:b/>
            <w:bCs/>
            <w:rPrChange w:id="213" w:author="juan rios cortes" w:date="2020-06-13T19:30:00Z">
              <w:rPr/>
            </w:rPrChange>
          </w:rPr>
          <w:t>ogica_registro.php</w:t>
        </w:r>
      </w:ins>
      <w:ins w:id="214" w:author="juan rios cortes" w:date="2020-06-13T18:37:00Z">
        <w:r w:rsidR="0081780A" w:rsidRPr="004B6C0D">
          <w:rPr>
            <w:rFonts w:cs="Arial"/>
            <w:b/>
            <w:bCs/>
            <w:rPrChange w:id="215" w:author="juan rios cortes" w:date="2020-06-13T19:30:00Z">
              <w:rPr>
                <w:b/>
                <w:bCs/>
              </w:rPr>
            </w:rPrChange>
          </w:rPr>
          <w:t>.</w:t>
        </w:r>
      </w:ins>
      <w:ins w:id="216" w:author="juan rios cortes" w:date="2020-06-13T16:05:00Z">
        <w:r w:rsidR="00D91592" w:rsidRPr="004B6C0D">
          <w:rPr>
            <w:rFonts w:cs="Arial"/>
            <w:rPrChange w:id="217" w:author="juan rios cortes" w:date="2020-06-13T19:30:00Z">
              <w:rPr/>
            </w:rPrChange>
          </w:rPr>
          <w:br/>
        </w:r>
      </w:ins>
    </w:p>
    <w:p w14:paraId="20EDA6AC" w14:textId="06A3AB79" w:rsidR="00D60BCA" w:rsidRPr="004B6C0D" w:rsidDel="001B2786" w:rsidRDefault="00D60BCA" w:rsidP="00D91592">
      <w:pPr>
        <w:pStyle w:val="Prrafodelista"/>
        <w:numPr>
          <w:ilvl w:val="0"/>
          <w:numId w:val="2"/>
        </w:numPr>
        <w:rPr>
          <w:del w:id="218" w:author="juan rios cortes" w:date="2020-06-13T15:39:00Z"/>
          <w:rFonts w:cs="Arial"/>
          <w:rPrChange w:id="219" w:author="juan rios cortes" w:date="2020-06-13T19:30:00Z">
            <w:rPr>
              <w:del w:id="220" w:author="juan rios cortes" w:date="2020-06-13T15:39:00Z"/>
            </w:rPr>
          </w:rPrChange>
        </w:rPr>
        <w:pPrChange w:id="221" w:author="juan rios cortes" w:date="2020-06-13T16:10:00Z">
          <w:pPr>
            <w:pStyle w:val="Prrafodelista"/>
          </w:pPr>
        </w:pPrChange>
      </w:pPr>
      <w:del w:id="222" w:author="juan rios cortes" w:date="2020-06-13T16:10:00Z">
        <w:r w:rsidRPr="004B6C0D" w:rsidDel="00D91592">
          <w:rPr>
            <w:rFonts w:cs="Arial"/>
            <w:rPrChange w:id="223" w:author="juan rios cortes" w:date="2020-06-13T19:30:00Z">
              <w:rPr/>
            </w:rPrChange>
          </w:rPr>
          <w:delText xml:space="preserve">Este nos redirecciona a otra ventana </w:delText>
        </w:r>
        <w:r w:rsidR="0088104C" w:rsidRPr="004B6C0D" w:rsidDel="00D91592">
          <w:rPr>
            <w:rFonts w:cs="Arial"/>
            <w:rPrChange w:id="224" w:author="juan rios cortes" w:date="2020-06-13T19:30:00Z">
              <w:rPr/>
            </w:rPrChange>
          </w:rPr>
          <w:delText>de la cual nos permitirá realizar un registro</w:delText>
        </w:r>
      </w:del>
      <w:del w:id="225" w:author="juan rios cortes" w:date="2020-06-13T15:39:00Z">
        <w:r w:rsidR="0088104C" w:rsidRPr="004B6C0D" w:rsidDel="001B2786">
          <w:rPr>
            <w:rFonts w:cs="Arial"/>
            <w:rPrChange w:id="226" w:author="juan rios cortes" w:date="2020-06-13T19:30:00Z">
              <w:rPr/>
            </w:rPrChange>
          </w:rPr>
          <w:delText>.</w:delText>
        </w:r>
      </w:del>
    </w:p>
    <w:p w14:paraId="63952A74" w14:textId="77777777" w:rsidR="00D91592" w:rsidRPr="004B6C0D" w:rsidRDefault="00D91592" w:rsidP="00D91592">
      <w:pPr>
        <w:pStyle w:val="Prrafodelista"/>
        <w:numPr>
          <w:ilvl w:val="0"/>
          <w:numId w:val="2"/>
        </w:numPr>
        <w:rPr>
          <w:ins w:id="227" w:author="juan rios cortes" w:date="2020-06-13T16:05:00Z"/>
          <w:rFonts w:cs="Arial"/>
          <w:rPrChange w:id="228" w:author="juan rios cortes" w:date="2020-06-13T19:30:00Z">
            <w:rPr>
              <w:ins w:id="229" w:author="juan rios cortes" w:date="2020-06-13T16:05:00Z"/>
            </w:rPr>
          </w:rPrChange>
        </w:rPr>
        <w:pPrChange w:id="230" w:author="juan rios cortes" w:date="2020-06-13T16:10:00Z">
          <w:pPr>
            <w:pStyle w:val="Ttulo2"/>
          </w:pPr>
        </w:pPrChange>
      </w:pPr>
    </w:p>
    <w:p w14:paraId="1D8D97CD" w14:textId="77777777" w:rsidR="00D91592" w:rsidRPr="004B6C0D" w:rsidRDefault="00D91592" w:rsidP="00D91592">
      <w:pPr>
        <w:pStyle w:val="Ttulo2"/>
        <w:rPr>
          <w:ins w:id="231" w:author="juan rios cortes" w:date="2020-06-13T16:05:00Z"/>
          <w:rFonts w:cs="Arial"/>
          <w:rPrChange w:id="232" w:author="juan rios cortes" w:date="2020-06-13T19:30:00Z">
            <w:rPr>
              <w:ins w:id="233" w:author="juan rios cortes" w:date="2020-06-13T16:05:00Z"/>
            </w:rPr>
          </w:rPrChange>
        </w:rPr>
      </w:pPr>
      <w:ins w:id="234" w:author="juan rios cortes" w:date="2020-06-13T16:05:00Z">
        <w:r w:rsidRPr="004B6C0D">
          <w:rPr>
            <w:rFonts w:cs="Arial"/>
            <w:rPrChange w:id="235" w:author="juan rios cortes" w:date="2020-06-13T19:30:00Z">
              <w:rPr/>
            </w:rPrChange>
          </w:rPr>
          <w:t>verificacion.php</w:t>
        </w:r>
      </w:ins>
    </w:p>
    <w:p w14:paraId="5C05491F" w14:textId="77777777" w:rsidR="00D91592" w:rsidRPr="004B6C0D" w:rsidRDefault="00D91592" w:rsidP="00D91592">
      <w:pPr>
        <w:jc w:val="center"/>
        <w:rPr>
          <w:ins w:id="236" w:author="juan rios cortes" w:date="2020-06-13T16:05:00Z"/>
          <w:rFonts w:cs="Arial"/>
          <w:rPrChange w:id="237" w:author="juan rios cortes" w:date="2020-06-13T19:30:00Z">
            <w:rPr>
              <w:ins w:id="238" w:author="juan rios cortes" w:date="2020-06-13T16:05:00Z"/>
            </w:rPr>
          </w:rPrChange>
        </w:rPr>
      </w:pPr>
      <w:ins w:id="239" w:author="juan rios cortes" w:date="2020-06-13T16:05:00Z">
        <w:r w:rsidRPr="004B6C0D">
          <w:rPr>
            <w:rFonts w:cs="Arial"/>
            <w:noProof/>
            <w:rPrChange w:id="240" w:author="juan rios cortes" w:date="2020-06-13T19:30:00Z">
              <w:rPr>
                <w:noProof/>
              </w:rPr>
            </w:rPrChange>
          </w:rPr>
          <w:drawing>
            <wp:inline distT="0" distB="0" distL="0" distR="0" wp14:anchorId="7FA38C39" wp14:editId="404765C9">
              <wp:extent cx="5600700" cy="33051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0700" cy="3305175"/>
                      </a:xfrm>
                      <a:prstGeom prst="rect">
                        <a:avLst/>
                      </a:prstGeom>
                      <a:noFill/>
                      <a:ln>
                        <a:noFill/>
                      </a:ln>
                    </pic:spPr>
                  </pic:pic>
                </a:graphicData>
              </a:graphic>
            </wp:inline>
          </w:drawing>
        </w:r>
      </w:ins>
    </w:p>
    <w:p w14:paraId="51D30633" w14:textId="77777777" w:rsidR="00D91592" w:rsidRPr="004B6C0D" w:rsidRDefault="00D91592" w:rsidP="00D91592">
      <w:pPr>
        <w:jc w:val="center"/>
        <w:rPr>
          <w:ins w:id="241" w:author="juan rios cortes" w:date="2020-06-13T16:05:00Z"/>
          <w:rFonts w:cs="Arial"/>
          <w:rPrChange w:id="242" w:author="juan rios cortes" w:date="2020-06-13T19:30:00Z">
            <w:rPr>
              <w:ins w:id="243" w:author="juan rios cortes" w:date="2020-06-13T16:05:00Z"/>
            </w:rPr>
          </w:rPrChange>
        </w:rPr>
      </w:pPr>
    </w:p>
    <w:p w14:paraId="27A1A77F" w14:textId="2BD7C7F1" w:rsidR="00D91592" w:rsidRPr="004B6C0D" w:rsidRDefault="00D91592" w:rsidP="00D91592">
      <w:pPr>
        <w:rPr>
          <w:ins w:id="244" w:author="juan rios cortes" w:date="2020-06-13T16:05:00Z"/>
          <w:rFonts w:cs="Arial"/>
          <w:rPrChange w:id="245" w:author="juan rios cortes" w:date="2020-06-13T19:30:00Z">
            <w:rPr>
              <w:ins w:id="246" w:author="juan rios cortes" w:date="2020-06-13T16:05:00Z"/>
            </w:rPr>
          </w:rPrChange>
        </w:rPr>
      </w:pPr>
      <w:ins w:id="247" w:author="juan rios cortes" w:date="2020-06-13T16:05:00Z">
        <w:r w:rsidRPr="004B6C0D">
          <w:rPr>
            <w:rFonts w:cs="Arial"/>
            <w:rPrChange w:id="248" w:author="juan rios cortes" w:date="2020-06-13T19:30:00Z">
              <w:rPr/>
            </w:rPrChange>
          </w:rPr>
          <w:t xml:space="preserve">Desde el login al enviar datos por medio del botón iniciar sesión se realiza la verificación desde </w:t>
        </w:r>
        <w:r w:rsidRPr="004B6C0D">
          <w:rPr>
            <w:rFonts w:cs="Arial"/>
            <w:b/>
            <w:bCs/>
            <w:rPrChange w:id="249" w:author="juan rios cortes" w:date="2020-06-13T19:30:00Z">
              <w:rPr/>
            </w:rPrChange>
          </w:rPr>
          <w:t>verificación.php</w:t>
        </w:r>
        <w:r w:rsidRPr="004B6C0D">
          <w:rPr>
            <w:rFonts w:cs="Arial"/>
            <w:rPrChange w:id="250" w:author="juan rios cortes" w:date="2020-06-13T19:30:00Z">
              <w:rPr/>
            </w:rPrChange>
          </w:rPr>
          <w:t xml:space="preserve"> donde los datos proporcionados por usuario son verificados primero definiendo que $user: obtendrá la información del campo usuario y  $pass: obtendrá la información en el campo contraseña, luego escribimos la consulta con $query para contar en que índice hay un usuario y contraseña iguales, se manda a llamar la variable global $consulta que guardara los parámetros en otro archivo y luego se obtendrá el resultado de la fila guardando el índice si se encontró en $array.</w:t>
        </w:r>
        <w:r w:rsidRPr="004B6C0D">
          <w:rPr>
            <w:rFonts w:cs="Arial"/>
            <w:rPrChange w:id="251" w:author="juan rios cortes" w:date="2020-06-13T19:30:00Z">
              <w:rPr/>
            </w:rPrChange>
          </w:rPr>
          <w:br/>
        </w:r>
        <w:r w:rsidRPr="004B6C0D">
          <w:rPr>
            <w:rFonts w:cs="Arial"/>
            <w:rPrChange w:id="252" w:author="juan rios cortes" w:date="2020-06-13T19:30:00Z">
              <w:rPr/>
            </w:rPrChange>
          </w:rPr>
          <w:br/>
          <w:t xml:space="preserve">Si se encontró una coincidencia te redireccionara a la </w:t>
        </w:r>
      </w:ins>
      <w:ins w:id="253" w:author="juan rios cortes" w:date="2020-06-13T16:14:00Z">
        <w:r w:rsidR="00C15B79" w:rsidRPr="004B6C0D">
          <w:rPr>
            <w:rFonts w:cs="Arial"/>
            <w:rPrChange w:id="254" w:author="juan rios cortes" w:date="2020-06-13T19:30:00Z">
              <w:rPr/>
            </w:rPrChange>
          </w:rPr>
          <w:t>página</w:t>
        </w:r>
      </w:ins>
      <w:ins w:id="255" w:author="juan rios cortes" w:date="2020-06-13T17:01:00Z">
        <w:r w:rsidR="00F5319C" w:rsidRPr="004B6C0D">
          <w:rPr>
            <w:rFonts w:cs="Arial"/>
            <w:rPrChange w:id="256" w:author="juan rios cortes" w:date="2020-06-13T19:30:00Z">
              <w:rPr/>
            </w:rPrChange>
          </w:rPr>
          <w:t xml:space="preserve"> </w:t>
        </w:r>
        <w:r w:rsidR="00F5319C" w:rsidRPr="004B6C0D">
          <w:rPr>
            <w:rFonts w:cs="Arial"/>
            <w:b/>
            <w:bCs/>
            <w:rPrChange w:id="257" w:author="juan rios cortes" w:date="2020-06-13T19:30:00Z">
              <w:rPr/>
            </w:rPrChange>
          </w:rPr>
          <w:t>co</w:t>
        </w:r>
      </w:ins>
      <w:ins w:id="258" w:author="juan rios cortes" w:date="2020-06-13T17:02:00Z">
        <w:r w:rsidR="00F5319C" w:rsidRPr="004B6C0D">
          <w:rPr>
            <w:rFonts w:cs="Arial"/>
            <w:b/>
            <w:bCs/>
            <w:rPrChange w:id="259" w:author="juan rios cortes" w:date="2020-06-13T19:30:00Z">
              <w:rPr/>
            </w:rPrChange>
          </w:rPr>
          <w:t>n</w:t>
        </w:r>
      </w:ins>
      <w:ins w:id="260" w:author="juan rios cortes" w:date="2020-06-13T17:01:00Z">
        <w:r w:rsidR="00F5319C" w:rsidRPr="004B6C0D">
          <w:rPr>
            <w:rFonts w:cs="Arial"/>
            <w:b/>
            <w:bCs/>
            <w:rPrChange w:id="261" w:author="juan rios cortes" w:date="2020-06-13T19:30:00Z">
              <w:rPr/>
            </w:rPrChange>
          </w:rPr>
          <w:t>sulta.php</w:t>
        </w:r>
      </w:ins>
      <w:ins w:id="262" w:author="juan rios cortes" w:date="2020-06-13T16:05:00Z">
        <w:r w:rsidRPr="004B6C0D">
          <w:rPr>
            <w:rFonts w:cs="Arial"/>
            <w:rPrChange w:id="263" w:author="juan rios cortes" w:date="2020-06-13T19:30:00Z">
              <w:rPr/>
            </w:rPrChange>
          </w:rPr>
          <w:t xml:space="preserve"> asociada a este, en caso contrario</w:t>
        </w:r>
      </w:ins>
      <w:ins w:id="264" w:author="juan rios cortes" w:date="2020-06-13T16:14:00Z">
        <w:r w:rsidR="00C15B79" w:rsidRPr="004B6C0D">
          <w:rPr>
            <w:rFonts w:cs="Arial"/>
            <w:rPrChange w:id="265" w:author="juan rios cortes" w:date="2020-06-13T19:30:00Z">
              <w:rPr/>
            </w:rPrChange>
          </w:rPr>
          <w:t xml:space="preserve"> o en caso de haber ingresado información </w:t>
        </w:r>
      </w:ins>
      <w:ins w:id="266" w:author="juan rios cortes" w:date="2020-06-13T18:09:00Z">
        <w:r w:rsidR="00B57BF7" w:rsidRPr="004B6C0D">
          <w:rPr>
            <w:rFonts w:cs="Arial"/>
            <w:rPrChange w:id="267" w:author="juan rios cortes" w:date="2020-06-13T19:30:00Z">
              <w:rPr/>
            </w:rPrChange>
          </w:rPr>
          <w:t>errónea</w:t>
        </w:r>
      </w:ins>
      <w:ins w:id="268" w:author="juan rios cortes" w:date="2020-06-13T16:05:00Z">
        <w:r w:rsidRPr="004B6C0D">
          <w:rPr>
            <w:rFonts w:cs="Arial"/>
            <w:rPrChange w:id="269" w:author="juan rios cortes" w:date="2020-06-13T19:30:00Z">
              <w:rPr/>
            </w:rPrChange>
          </w:rPr>
          <w:t xml:space="preserve"> te redirecciona a una </w:t>
        </w:r>
      </w:ins>
      <w:ins w:id="270" w:author="juan rios cortes" w:date="2020-06-13T16:13:00Z">
        <w:r w:rsidR="00C15B79" w:rsidRPr="004B6C0D">
          <w:rPr>
            <w:rFonts w:cs="Arial"/>
            <w:rPrChange w:id="271" w:author="juan rios cortes" w:date="2020-06-13T19:30:00Z">
              <w:rPr/>
            </w:rPrChange>
          </w:rPr>
          <w:t>página</w:t>
        </w:r>
      </w:ins>
      <w:ins w:id="272" w:author="juan rios cortes" w:date="2020-06-13T16:05:00Z">
        <w:r w:rsidRPr="004B6C0D">
          <w:rPr>
            <w:rFonts w:cs="Arial"/>
            <w:rPrChange w:id="273" w:author="juan rios cortes" w:date="2020-06-13T19:30:00Z">
              <w:rPr/>
            </w:rPrChange>
          </w:rPr>
          <w:t xml:space="preserve"> de error.</w:t>
        </w:r>
        <w:r w:rsidRPr="004B6C0D">
          <w:rPr>
            <w:rFonts w:cs="Arial"/>
            <w:rPrChange w:id="274" w:author="juan rios cortes" w:date="2020-06-13T19:30:00Z">
              <w:rPr/>
            </w:rPrChange>
          </w:rPr>
          <w:br/>
        </w:r>
        <w:r w:rsidRPr="004B6C0D">
          <w:rPr>
            <w:rFonts w:cs="Arial"/>
            <w:rPrChange w:id="275" w:author="juan rios cortes" w:date="2020-06-13T19:30:00Z">
              <w:rPr/>
            </w:rPrChange>
          </w:rPr>
          <w:br/>
          <w:t>$user: obtiene la información solicitada en usuario.</w:t>
        </w:r>
        <w:r w:rsidRPr="004B6C0D">
          <w:rPr>
            <w:rFonts w:cs="Arial"/>
            <w:rPrChange w:id="276" w:author="juan rios cortes" w:date="2020-06-13T19:30:00Z">
              <w:rPr/>
            </w:rPrChange>
          </w:rPr>
          <w:br/>
          <w:t>$pass: obtiene la información solicitada en contraseña.</w:t>
        </w:r>
        <w:r w:rsidRPr="004B6C0D">
          <w:rPr>
            <w:rFonts w:cs="Arial"/>
            <w:rPrChange w:id="277" w:author="juan rios cortes" w:date="2020-06-13T19:30:00Z">
              <w:rPr/>
            </w:rPrChange>
          </w:rPr>
          <w:br/>
          <w:t>$query: nos ayuda a escribir la consulta a la base de datos.</w:t>
        </w:r>
        <w:r w:rsidRPr="004B6C0D">
          <w:rPr>
            <w:rFonts w:cs="Arial"/>
            <w:rPrChange w:id="278" w:author="juan rios cortes" w:date="2020-06-13T19:30:00Z">
              <w:rPr/>
            </w:rPrChange>
          </w:rPr>
          <w:br/>
          <w:t>$consulta: variable global para guardar parámetros.</w:t>
        </w:r>
        <w:r w:rsidRPr="004B6C0D">
          <w:rPr>
            <w:rFonts w:cs="Arial"/>
            <w:rPrChange w:id="279" w:author="juan rios cortes" w:date="2020-06-13T19:30:00Z">
              <w:rPr/>
            </w:rPrChange>
          </w:rPr>
          <w:br/>
          <w:t>$array:obtiene el resultado del índice de la fila deseada si es que se encontró.</w:t>
        </w:r>
      </w:ins>
    </w:p>
    <w:p w14:paraId="61232D4C" w14:textId="6048EB7F" w:rsidR="00D91592" w:rsidRPr="004B6C0D" w:rsidRDefault="00B57BF7" w:rsidP="00B57BF7">
      <w:pPr>
        <w:jc w:val="center"/>
        <w:rPr>
          <w:ins w:id="280" w:author="juan rios cortes" w:date="2020-06-13T18:10:00Z"/>
          <w:rFonts w:cs="Arial"/>
          <w:b/>
          <w:bCs/>
          <w:sz w:val="40"/>
          <w:szCs w:val="40"/>
          <w:rPrChange w:id="281" w:author="juan rios cortes" w:date="2020-06-13T19:30:00Z">
            <w:rPr>
              <w:ins w:id="282" w:author="juan rios cortes" w:date="2020-06-13T18:10:00Z"/>
              <w:b/>
              <w:bCs/>
              <w:sz w:val="40"/>
              <w:szCs w:val="40"/>
            </w:rPr>
          </w:rPrChange>
        </w:rPr>
      </w:pPr>
      <w:ins w:id="283" w:author="juan rios cortes" w:date="2020-06-13T18:10:00Z">
        <w:r w:rsidRPr="004B6C0D">
          <w:rPr>
            <w:rFonts w:cs="Arial"/>
            <w:b/>
            <w:bCs/>
            <w:sz w:val="40"/>
            <w:szCs w:val="40"/>
            <w:rPrChange w:id="284" w:author="juan rios cortes" w:date="2020-06-13T19:30:00Z">
              <w:rPr>
                <w:b/>
                <w:bCs/>
                <w:sz w:val="40"/>
                <w:szCs w:val="40"/>
              </w:rPr>
            </w:rPrChange>
          </w:rPr>
          <w:t>consulta.php</w:t>
        </w:r>
      </w:ins>
    </w:p>
    <w:p w14:paraId="129AC978" w14:textId="77777777" w:rsidR="004B6C0D" w:rsidRPr="00B31F86" w:rsidRDefault="004B6C0D" w:rsidP="004B6C0D">
      <w:pPr>
        <w:jc w:val="center"/>
        <w:rPr>
          <w:ins w:id="285" w:author="juan rios cortes" w:date="2020-06-13T19:30:00Z"/>
          <w:rFonts w:cs="Arial"/>
        </w:rPr>
      </w:pPr>
      <w:ins w:id="286" w:author="juan rios cortes" w:date="2020-06-13T19:30:00Z">
        <w:r w:rsidRPr="00B31F86">
          <w:rPr>
            <w:rFonts w:cs="Arial"/>
            <w:noProof/>
          </w:rPr>
          <w:drawing>
            <wp:inline distT="0" distB="0" distL="0" distR="0" wp14:anchorId="5C89F362" wp14:editId="334ADCCE">
              <wp:extent cx="4582066" cy="31716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82066" cy="3171600"/>
                      </a:xfrm>
                      <a:prstGeom prst="rect">
                        <a:avLst/>
                      </a:prstGeom>
                      <a:noFill/>
                      <a:ln>
                        <a:noFill/>
                      </a:ln>
                    </pic:spPr>
                  </pic:pic>
                </a:graphicData>
              </a:graphic>
            </wp:inline>
          </w:drawing>
        </w:r>
      </w:ins>
    </w:p>
    <w:p w14:paraId="572FA9E1" w14:textId="77777777" w:rsidR="004B6C0D" w:rsidRPr="00B31F86" w:rsidRDefault="004B6C0D" w:rsidP="004B6C0D">
      <w:pPr>
        <w:jc w:val="center"/>
        <w:rPr>
          <w:ins w:id="287" w:author="juan rios cortes" w:date="2020-06-13T19:30:00Z"/>
          <w:rFonts w:cs="Arial"/>
        </w:rPr>
      </w:pPr>
    </w:p>
    <w:p w14:paraId="5A94F9CC" w14:textId="77777777" w:rsidR="004B6C0D" w:rsidRPr="00B31F86" w:rsidRDefault="004B6C0D" w:rsidP="004B6C0D">
      <w:pPr>
        <w:rPr>
          <w:ins w:id="288" w:author="juan rios cortes" w:date="2020-06-13T19:30:00Z"/>
          <w:rFonts w:cs="Arial"/>
        </w:rPr>
      </w:pPr>
      <w:ins w:id="289" w:author="juan rios cortes" w:date="2020-06-13T19:30:00Z">
        <w:r w:rsidRPr="00B31F86">
          <w:rPr>
            <w:rFonts w:cs="Arial"/>
            <w:b/>
            <w:bCs/>
          </w:rPr>
          <w:t>consulta.php</w:t>
        </w:r>
        <w:r w:rsidRPr="00B31F86">
          <w:rPr>
            <w:rFonts w:cs="Arial"/>
          </w:rPr>
          <w:t xml:space="preserve"> nos mostrara los usuarios registrados en la base de datos y establecerá la variable superglobal $_SESSION con los datos de la sesión iniciada. Cuando PHP se cierra, automáticamente toma el contenido de la variable superglobal $_SESSION, la serializa, y la envía para almacenarla usando el gestor de almacenamiento de sesiones. </w:t>
        </w:r>
        <w:r w:rsidRPr="00B31F86">
          <w:rPr>
            <w:rFonts w:cs="Arial"/>
          </w:rPr>
          <w:br/>
          <w:t>Se establece la conexión con la base de datos y se guarda un query que seleccione la tabla “usuarios” de la BD en $consulta_sql y luego se manda por medio de la conexión y se almacena en una variable $resultado, al introducir el resultado en $count este nos regresara el número de filas del resultado. Si encuentra más de uno, lo usamos para imprimir el resultado en nuestra tabla mediante un while y mostrara tres botones:</w:t>
        </w:r>
      </w:ins>
    </w:p>
    <w:p w14:paraId="203FF7E1" w14:textId="77777777" w:rsidR="004B6C0D" w:rsidRPr="00B31F86" w:rsidRDefault="004B6C0D" w:rsidP="004B6C0D">
      <w:pPr>
        <w:pStyle w:val="Prrafodelista"/>
        <w:numPr>
          <w:ilvl w:val="0"/>
          <w:numId w:val="10"/>
        </w:numPr>
        <w:rPr>
          <w:ins w:id="290" w:author="juan rios cortes" w:date="2020-06-13T19:30:00Z"/>
          <w:rFonts w:cs="Arial"/>
        </w:rPr>
      </w:pPr>
      <w:ins w:id="291" w:author="juan rios cortes" w:date="2020-06-13T19:30:00Z">
        <w:r w:rsidRPr="00B31F86">
          <w:rPr>
            <w:rFonts w:cs="Arial"/>
          </w:rPr>
          <w:t>AGREGAR USUARIO</w:t>
        </w:r>
        <w:r w:rsidRPr="00B31F86">
          <w:rPr>
            <w:rFonts w:cs="Arial"/>
          </w:rPr>
          <w:br/>
          <w:t xml:space="preserve">Este botón nos redireccionara a </w:t>
        </w:r>
        <w:r w:rsidRPr="00B31F86">
          <w:rPr>
            <w:rFonts w:cs="Arial"/>
            <w:b/>
            <w:bCs/>
          </w:rPr>
          <w:t>registro.php</w:t>
        </w:r>
        <w:r w:rsidRPr="00B31F86">
          <w:rPr>
            <w:rFonts w:cs="Arial"/>
          </w:rPr>
          <w:t xml:space="preserve"> para poder agregar un usuario a la tabla.</w:t>
        </w:r>
      </w:ins>
    </w:p>
    <w:p w14:paraId="51153460" w14:textId="77777777" w:rsidR="004B6C0D" w:rsidRPr="00B31F86" w:rsidRDefault="004B6C0D" w:rsidP="004B6C0D">
      <w:pPr>
        <w:pStyle w:val="Prrafodelista"/>
        <w:numPr>
          <w:ilvl w:val="0"/>
          <w:numId w:val="10"/>
        </w:numPr>
        <w:rPr>
          <w:ins w:id="292" w:author="juan rios cortes" w:date="2020-06-13T19:30:00Z"/>
          <w:rFonts w:cs="Arial"/>
        </w:rPr>
      </w:pPr>
      <w:ins w:id="293" w:author="juan rios cortes" w:date="2020-06-13T19:30:00Z">
        <w:r w:rsidRPr="00B31F86">
          <w:rPr>
            <w:rFonts w:cs="Arial"/>
          </w:rPr>
          <w:t>ELIMINAR USUARIO</w:t>
        </w:r>
        <w:r w:rsidRPr="00B31F86">
          <w:rPr>
            <w:rFonts w:cs="Arial"/>
          </w:rPr>
          <w:br/>
          <w:t xml:space="preserve">Este botón nos redireccionara a </w:t>
        </w:r>
        <w:r w:rsidRPr="00B31F86">
          <w:rPr>
            <w:rFonts w:cs="Arial"/>
            <w:b/>
            <w:bCs/>
          </w:rPr>
          <w:t xml:space="preserve">eliminar.php </w:t>
        </w:r>
        <w:r w:rsidRPr="00B31F86">
          <w:rPr>
            <w:rFonts w:cs="Arial"/>
          </w:rPr>
          <w:t>donde se realiza el proceso para eliminar un usuario.</w:t>
        </w:r>
      </w:ins>
    </w:p>
    <w:p w14:paraId="35872536" w14:textId="77777777" w:rsidR="004B6C0D" w:rsidRPr="00B31F86" w:rsidRDefault="004B6C0D" w:rsidP="004B6C0D">
      <w:pPr>
        <w:pStyle w:val="Prrafodelista"/>
        <w:numPr>
          <w:ilvl w:val="0"/>
          <w:numId w:val="10"/>
        </w:numPr>
        <w:rPr>
          <w:ins w:id="294" w:author="juan rios cortes" w:date="2020-06-13T19:30:00Z"/>
          <w:rFonts w:cs="Arial"/>
        </w:rPr>
      </w:pPr>
      <w:ins w:id="295" w:author="juan rios cortes" w:date="2020-06-13T19:30:00Z">
        <w:r w:rsidRPr="00B31F86">
          <w:rPr>
            <w:rFonts w:cs="Arial"/>
          </w:rPr>
          <w:t>SALIR</w:t>
        </w:r>
        <w:r w:rsidRPr="00B31F86">
          <w:rPr>
            <w:rFonts w:cs="Arial"/>
          </w:rPr>
          <w:br/>
          <w:t xml:space="preserve">Este nos redirecciona a </w:t>
        </w:r>
        <w:r w:rsidRPr="00B31F86">
          <w:rPr>
            <w:rFonts w:cs="Arial"/>
            <w:b/>
            <w:bCs/>
          </w:rPr>
          <w:t>salir.php</w:t>
        </w:r>
      </w:ins>
    </w:p>
    <w:p w14:paraId="1CAB5665" w14:textId="77777777" w:rsidR="004B6C0D" w:rsidRPr="00B31F86" w:rsidRDefault="004B6C0D" w:rsidP="004B6C0D">
      <w:pPr>
        <w:rPr>
          <w:ins w:id="296" w:author="juan rios cortes" w:date="2020-06-13T19:30:00Z"/>
          <w:rFonts w:cs="Arial"/>
        </w:rPr>
      </w:pPr>
      <w:ins w:id="297" w:author="juan rios cortes" w:date="2020-06-13T19:30:00Z">
        <w:r w:rsidRPr="00B31F86">
          <w:rPr>
            <w:rFonts w:cs="Arial"/>
          </w:rPr>
          <w:t>En caso de que no encuentre mas de un usuario mostrara el mensaje sin ningún registro y de nuevo el botón SALIR.</w:t>
        </w:r>
      </w:ins>
    </w:p>
    <w:p w14:paraId="741E28FF" w14:textId="77777777" w:rsidR="004B6C0D" w:rsidRPr="00B31F86" w:rsidRDefault="004B6C0D" w:rsidP="004B6C0D">
      <w:pPr>
        <w:rPr>
          <w:ins w:id="298" w:author="juan rios cortes" w:date="2020-06-13T19:30:00Z"/>
          <w:rFonts w:cs="Arial"/>
        </w:rPr>
      </w:pPr>
      <w:commentRangeStart w:id="299"/>
      <w:ins w:id="300" w:author="juan rios cortes" w:date="2020-06-13T19:30:00Z">
        <w:r w:rsidRPr="00B31F86">
          <w:rPr>
            <w:rFonts w:cs="Arial"/>
          </w:rPr>
          <w:t>$consulta_sql:</w:t>
        </w:r>
        <w:commentRangeEnd w:id="299"/>
        <w:r w:rsidRPr="00B31F86">
          <w:rPr>
            <w:rStyle w:val="Refdecomentario"/>
            <w:rFonts w:cs="Arial"/>
          </w:rPr>
          <w:commentReference w:id="299"/>
        </w:r>
        <w:r w:rsidRPr="00B31F86">
          <w:rPr>
            <w:rFonts w:cs="Arial"/>
          </w:rPr>
          <w:t xml:space="preserve"> Guarda el query que selecciona la tabla `usuarios` en la BD.</w:t>
        </w:r>
      </w:ins>
    </w:p>
    <w:p w14:paraId="4417A357" w14:textId="77777777" w:rsidR="004B6C0D" w:rsidRPr="00B31F86" w:rsidRDefault="004B6C0D" w:rsidP="004B6C0D">
      <w:pPr>
        <w:rPr>
          <w:ins w:id="301" w:author="juan rios cortes" w:date="2020-06-13T19:30:00Z"/>
          <w:rFonts w:cs="Arial"/>
        </w:rPr>
      </w:pPr>
      <w:ins w:id="302" w:author="juan rios cortes" w:date="2020-06-13T19:30:00Z">
        <w:r w:rsidRPr="00B31F86">
          <w:rPr>
            <w:rFonts w:cs="Arial"/>
          </w:rPr>
          <w:t>$resultado: Manda el query por medio de la conexión y se almacena en esta variable para poder imprimir.</w:t>
        </w:r>
      </w:ins>
    </w:p>
    <w:p w14:paraId="59E21F3D" w14:textId="77777777" w:rsidR="004B6C0D" w:rsidRPr="00B31F86" w:rsidRDefault="004B6C0D" w:rsidP="004B6C0D">
      <w:pPr>
        <w:rPr>
          <w:ins w:id="303" w:author="juan rios cortes" w:date="2020-06-13T19:30:00Z"/>
          <w:rFonts w:cs="Arial"/>
        </w:rPr>
      </w:pPr>
      <w:ins w:id="304" w:author="juan rios cortes" w:date="2020-06-13T19:30:00Z">
        <w:r w:rsidRPr="00B31F86">
          <w:rPr>
            <w:rFonts w:cs="Arial"/>
          </w:rPr>
          <w:t>$count (mysqli_num_rows): Regresara el número de filas en el resultado. El comportamiento de mysqli_num_rows() depende de si es que se utilizan resultsets con o sin buffer. En caso de emplearlos sin buffer mysqli_num_rows() no retornará el número de filas correcto hasta que todas las filas del resultado hayan sido recuperadas.</w:t>
        </w:r>
      </w:ins>
    </w:p>
    <w:p w14:paraId="52D550CF" w14:textId="77777777" w:rsidR="004B6C0D" w:rsidRPr="00B31F86" w:rsidRDefault="004B6C0D" w:rsidP="004B6C0D">
      <w:pPr>
        <w:rPr>
          <w:ins w:id="305" w:author="juan rios cortes" w:date="2020-06-13T19:30:00Z"/>
          <w:rFonts w:cs="Arial"/>
        </w:rPr>
      </w:pPr>
      <w:ins w:id="306" w:author="juan rios cortes" w:date="2020-06-13T19:30:00Z">
        <w:r w:rsidRPr="00B31F86">
          <w:rPr>
            <w:rFonts w:cs="Arial"/>
          </w:rPr>
          <w:t>while ($row = mysqli_fetch_assoc($resultado)) {………Pinta nuestra tabla por medio de la varibale $row que contiene mysqli_fetch_assoc de la cual retorna un array asociativo correspondiente a la fila obtenida o NULL si no hubiera más filas.</w:t>
        </w:r>
      </w:ins>
    </w:p>
    <w:p w14:paraId="687F628B" w14:textId="77777777" w:rsidR="00B57BF7" w:rsidRPr="004B6C0D" w:rsidRDefault="00B57BF7" w:rsidP="00B57BF7">
      <w:pPr>
        <w:rPr>
          <w:ins w:id="307" w:author="juan rios cortes" w:date="2020-06-13T15:39:00Z"/>
          <w:rFonts w:cs="Arial"/>
          <w:szCs w:val="24"/>
          <w:rPrChange w:id="308" w:author="juan rios cortes" w:date="2020-06-13T19:30:00Z">
            <w:rPr>
              <w:ins w:id="309" w:author="juan rios cortes" w:date="2020-06-13T15:39:00Z"/>
            </w:rPr>
          </w:rPrChange>
        </w:rPr>
        <w:pPrChange w:id="310" w:author="juan rios cortes" w:date="2020-06-13T18:10:00Z">
          <w:pPr>
            <w:pStyle w:val="Ttulo2"/>
          </w:pPr>
        </w:pPrChange>
      </w:pPr>
    </w:p>
    <w:p w14:paraId="581FD6DF" w14:textId="40B3D1C4" w:rsidR="0088104C" w:rsidRPr="004B6C0D" w:rsidRDefault="0088104C" w:rsidP="00DE3981">
      <w:pPr>
        <w:pStyle w:val="Ttulo2"/>
        <w:rPr>
          <w:ins w:id="311" w:author="juan rios cortes" w:date="2020-06-13T16:20:00Z"/>
          <w:rFonts w:cs="Arial"/>
          <w:rPrChange w:id="312" w:author="juan rios cortes" w:date="2020-06-13T19:30:00Z">
            <w:rPr>
              <w:ins w:id="313" w:author="juan rios cortes" w:date="2020-06-13T16:20:00Z"/>
            </w:rPr>
          </w:rPrChange>
        </w:rPr>
      </w:pPr>
      <w:r w:rsidRPr="004B6C0D">
        <w:rPr>
          <w:rFonts w:cs="Arial"/>
          <w:rPrChange w:id="314" w:author="juan rios cortes" w:date="2020-06-13T19:30:00Z">
            <w:rPr/>
          </w:rPrChange>
        </w:rPr>
        <w:t>registro.php</w:t>
      </w:r>
    </w:p>
    <w:p w14:paraId="4D833122" w14:textId="679A460A" w:rsidR="00C15B79" w:rsidRPr="004B6C0D" w:rsidDel="00C15B79" w:rsidRDefault="00C15B79" w:rsidP="00C15B79">
      <w:pPr>
        <w:rPr>
          <w:del w:id="315" w:author="juan rios cortes" w:date="2020-06-13T16:20:00Z"/>
          <w:rFonts w:cs="Arial"/>
          <w:rPrChange w:id="316" w:author="juan rios cortes" w:date="2020-06-13T19:30:00Z">
            <w:rPr>
              <w:del w:id="317" w:author="juan rios cortes" w:date="2020-06-13T16:20:00Z"/>
            </w:rPr>
          </w:rPrChange>
        </w:rPr>
      </w:pPr>
      <w:ins w:id="318" w:author="juan rios cortes" w:date="2020-06-13T16:20:00Z">
        <w:r w:rsidRPr="004B6C0D">
          <w:rPr>
            <w:rFonts w:cs="Arial"/>
            <w:noProof/>
            <w:rPrChange w:id="319" w:author="juan rios cortes" w:date="2020-06-13T19:30:00Z">
              <w:rPr>
                <w:noProof/>
              </w:rPr>
            </w:rPrChange>
          </w:rPr>
          <w:drawing>
            <wp:inline distT="0" distB="0" distL="0" distR="0" wp14:anchorId="4C8C9E78" wp14:editId="770CE1EF">
              <wp:extent cx="5610225" cy="307657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0225" cy="3076575"/>
                      </a:xfrm>
                      <a:prstGeom prst="rect">
                        <a:avLst/>
                      </a:prstGeom>
                      <a:noFill/>
                      <a:ln>
                        <a:noFill/>
                      </a:ln>
                    </pic:spPr>
                  </pic:pic>
                </a:graphicData>
              </a:graphic>
            </wp:inline>
          </w:drawing>
        </w:r>
      </w:ins>
    </w:p>
    <w:p w14:paraId="247DCD8B" w14:textId="77777777" w:rsidR="00C15B79" w:rsidRPr="004B6C0D" w:rsidRDefault="00C15B79" w:rsidP="00C15B79">
      <w:pPr>
        <w:rPr>
          <w:ins w:id="320" w:author="juan rios cortes" w:date="2020-06-13T16:20:00Z"/>
          <w:rFonts w:cs="Arial"/>
          <w:rPrChange w:id="321" w:author="juan rios cortes" w:date="2020-06-13T19:30:00Z">
            <w:rPr>
              <w:ins w:id="322" w:author="juan rios cortes" w:date="2020-06-13T16:20:00Z"/>
            </w:rPr>
          </w:rPrChange>
        </w:rPr>
        <w:pPrChange w:id="323" w:author="juan rios cortes" w:date="2020-06-13T16:20:00Z">
          <w:pPr>
            <w:pStyle w:val="Ttulo2"/>
          </w:pPr>
        </w:pPrChange>
      </w:pPr>
    </w:p>
    <w:p w14:paraId="5883004D" w14:textId="11941C20" w:rsidR="00145438" w:rsidRPr="004B6C0D" w:rsidRDefault="00145438" w:rsidP="00C15B79">
      <w:pPr>
        <w:rPr>
          <w:rFonts w:cs="Arial"/>
          <w:rPrChange w:id="324" w:author="juan rios cortes" w:date="2020-06-13T19:30:00Z">
            <w:rPr/>
          </w:rPrChange>
        </w:rPr>
        <w:pPrChange w:id="325" w:author="juan rios cortes" w:date="2020-06-13T16:20:00Z">
          <w:pPr>
            <w:jc w:val="center"/>
          </w:pPr>
        </w:pPrChange>
      </w:pPr>
      <w:del w:id="326" w:author="juan rios cortes" w:date="2020-06-13T16:20:00Z">
        <w:r w:rsidRPr="004B6C0D" w:rsidDel="00C15B79">
          <w:rPr>
            <w:rFonts w:cs="Arial"/>
            <w:noProof/>
            <w:rPrChange w:id="327" w:author="juan rios cortes" w:date="2020-06-13T19:30:00Z">
              <w:rPr>
                <w:noProof/>
              </w:rPr>
            </w:rPrChange>
          </w:rPr>
          <w:drawing>
            <wp:inline distT="0" distB="0" distL="0" distR="0" wp14:anchorId="32DDC314" wp14:editId="7A07B4EA">
              <wp:extent cx="4693649" cy="31716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93649" cy="3171600"/>
                      </a:xfrm>
                      <a:prstGeom prst="rect">
                        <a:avLst/>
                      </a:prstGeom>
                      <a:noFill/>
                      <a:ln>
                        <a:noFill/>
                      </a:ln>
                    </pic:spPr>
                  </pic:pic>
                </a:graphicData>
              </a:graphic>
            </wp:inline>
          </w:drawing>
        </w:r>
      </w:del>
    </w:p>
    <w:p w14:paraId="34AF7B44" w14:textId="66ABC34A" w:rsidR="0088104C" w:rsidRPr="004B6C0D" w:rsidRDefault="00255E47" w:rsidP="0088104C">
      <w:pPr>
        <w:rPr>
          <w:rFonts w:cs="Arial"/>
          <w:rPrChange w:id="328" w:author="juan rios cortes" w:date="2020-06-13T19:30:00Z">
            <w:rPr/>
          </w:rPrChange>
        </w:rPr>
      </w:pPr>
      <w:r w:rsidRPr="004B6C0D">
        <w:rPr>
          <w:rFonts w:cs="Arial"/>
          <w:rPrChange w:id="329" w:author="juan rios cortes" w:date="2020-06-13T19:30:00Z">
            <w:rPr/>
          </w:rPrChange>
        </w:rPr>
        <w:t xml:space="preserve">Este nos permite </w:t>
      </w:r>
      <w:r w:rsidR="00C45FD9" w:rsidRPr="004B6C0D">
        <w:rPr>
          <w:rFonts w:cs="Arial"/>
          <w:rPrChange w:id="330" w:author="juan rios cortes" w:date="2020-06-13T19:30:00Z">
            <w:rPr/>
          </w:rPrChange>
        </w:rPr>
        <w:t xml:space="preserve">realizar el registro de un nuevo usuario </w:t>
      </w:r>
      <w:r w:rsidR="00216D0A" w:rsidRPr="004B6C0D">
        <w:rPr>
          <w:rFonts w:cs="Arial"/>
          <w:rPrChange w:id="331" w:author="juan rios cortes" w:date="2020-06-13T19:30:00Z">
            <w:rPr/>
          </w:rPrChange>
        </w:rPr>
        <w:t>utilizando el método POST de la cual se requiere para insertar los nuevos datos a la base de datos</w:t>
      </w:r>
      <w:ins w:id="332" w:author="juan rios cortes" w:date="2020-06-13T16:20:00Z">
        <w:r w:rsidR="00C15B79" w:rsidRPr="004B6C0D">
          <w:rPr>
            <w:rFonts w:cs="Arial"/>
            <w:rPrChange w:id="333" w:author="juan rios cortes" w:date="2020-06-13T19:30:00Z">
              <w:rPr/>
            </w:rPrChange>
          </w:rPr>
          <w:t>.</w:t>
        </w:r>
        <w:r w:rsidR="00C15B79" w:rsidRPr="004B6C0D">
          <w:rPr>
            <w:rFonts w:cs="Arial"/>
            <w:rPrChange w:id="334" w:author="juan rios cortes" w:date="2020-06-13T19:30:00Z">
              <w:rPr/>
            </w:rPrChange>
          </w:rPr>
          <w:br/>
          <w:t xml:space="preserve">En este caso los datos que </w:t>
        </w:r>
      </w:ins>
      <w:ins w:id="335" w:author="juan rios cortes" w:date="2020-06-13T16:24:00Z">
        <w:r w:rsidR="00436468" w:rsidRPr="004B6C0D">
          <w:rPr>
            <w:rFonts w:cs="Arial"/>
            <w:rPrChange w:id="336" w:author="juan rios cortes" w:date="2020-06-13T19:30:00Z">
              <w:rPr/>
            </w:rPrChange>
          </w:rPr>
          <w:t>se requerirán son:</w:t>
        </w:r>
      </w:ins>
      <w:del w:id="337" w:author="juan rios cortes" w:date="2020-06-13T16:20:00Z">
        <w:r w:rsidR="00216D0A" w:rsidRPr="004B6C0D" w:rsidDel="00C15B79">
          <w:rPr>
            <w:rFonts w:cs="Arial"/>
            <w:rPrChange w:id="338" w:author="juan rios cortes" w:date="2020-06-13T19:30:00Z">
              <w:rPr/>
            </w:rPrChange>
          </w:rPr>
          <w:delText xml:space="preserve"> los cuales son:</w:delText>
        </w:r>
      </w:del>
    </w:p>
    <w:p w14:paraId="4B18ABC1" w14:textId="77777777" w:rsidR="00216D0A" w:rsidRPr="004B6C0D" w:rsidRDefault="00216D0A" w:rsidP="00216D0A">
      <w:pPr>
        <w:pStyle w:val="Prrafodelista"/>
        <w:numPr>
          <w:ilvl w:val="0"/>
          <w:numId w:val="2"/>
        </w:numPr>
        <w:rPr>
          <w:rFonts w:cs="Arial"/>
          <w:rPrChange w:id="339" w:author="juan rios cortes" w:date="2020-06-13T19:30:00Z">
            <w:rPr/>
          </w:rPrChange>
        </w:rPr>
      </w:pPr>
      <w:r w:rsidRPr="004B6C0D">
        <w:rPr>
          <w:rFonts w:cs="Arial"/>
          <w:rPrChange w:id="340" w:author="juan rios cortes" w:date="2020-06-13T19:30:00Z">
            <w:rPr/>
          </w:rPrChange>
        </w:rPr>
        <w:t>Usuario</w:t>
      </w:r>
    </w:p>
    <w:p w14:paraId="0C81F2F8" w14:textId="77777777" w:rsidR="00216D0A" w:rsidRPr="004B6C0D" w:rsidRDefault="00216D0A" w:rsidP="00216D0A">
      <w:pPr>
        <w:pStyle w:val="Prrafodelista"/>
        <w:numPr>
          <w:ilvl w:val="0"/>
          <w:numId w:val="2"/>
        </w:numPr>
        <w:rPr>
          <w:rFonts w:cs="Arial"/>
          <w:rPrChange w:id="341" w:author="juan rios cortes" w:date="2020-06-13T19:30:00Z">
            <w:rPr/>
          </w:rPrChange>
        </w:rPr>
      </w:pPr>
      <w:r w:rsidRPr="004B6C0D">
        <w:rPr>
          <w:rFonts w:cs="Arial"/>
          <w:rPrChange w:id="342" w:author="juan rios cortes" w:date="2020-06-13T19:30:00Z">
            <w:rPr/>
          </w:rPrChange>
        </w:rPr>
        <w:t>Nombre</w:t>
      </w:r>
    </w:p>
    <w:p w14:paraId="7052BE20" w14:textId="77777777" w:rsidR="00216D0A" w:rsidRPr="004B6C0D" w:rsidRDefault="00216D0A" w:rsidP="00216D0A">
      <w:pPr>
        <w:pStyle w:val="Prrafodelista"/>
        <w:numPr>
          <w:ilvl w:val="0"/>
          <w:numId w:val="2"/>
        </w:numPr>
        <w:rPr>
          <w:rFonts w:cs="Arial"/>
          <w:rPrChange w:id="343" w:author="juan rios cortes" w:date="2020-06-13T19:30:00Z">
            <w:rPr/>
          </w:rPrChange>
        </w:rPr>
      </w:pPr>
      <w:r w:rsidRPr="004B6C0D">
        <w:rPr>
          <w:rFonts w:cs="Arial"/>
          <w:rPrChange w:id="344" w:author="juan rios cortes" w:date="2020-06-13T19:30:00Z">
            <w:rPr/>
          </w:rPrChange>
        </w:rPr>
        <w:t>Email</w:t>
      </w:r>
    </w:p>
    <w:p w14:paraId="3154CE02" w14:textId="77777777" w:rsidR="00216D0A" w:rsidRPr="004B6C0D" w:rsidRDefault="00216D0A" w:rsidP="00216D0A">
      <w:pPr>
        <w:pStyle w:val="Prrafodelista"/>
        <w:numPr>
          <w:ilvl w:val="0"/>
          <w:numId w:val="2"/>
        </w:numPr>
        <w:rPr>
          <w:rFonts w:cs="Arial"/>
          <w:rPrChange w:id="345" w:author="juan rios cortes" w:date="2020-06-13T19:30:00Z">
            <w:rPr/>
          </w:rPrChange>
        </w:rPr>
      </w:pPr>
      <w:r w:rsidRPr="004B6C0D">
        <w:rPr>
          <w:rFonts w:cs="Arial"/>
          <w:rPrChange w:id="346" w:author="juan rios cortes" w:date="2020-06-13T19:30:00Z">
            <w:rPr/>
          </w:rPrChange>
        </w:rPr>
        <w:t>Contraseña</w:t>
      </w:r>
    </w:p>
    <w:p w14:paraId="1D6FEA49" w14:textId="77777777" w:rsidR="00216D0A" w:rsidRPr="004B6C0D" w:rsidRDefault="00A570D8" w:rsidP="00216D0A">
      <w:pPr>
        <w:rPr>
          <w:rFonts w:cs="Arial"/>
          <w:rPrChange w:id="347" w:author="juan rios cortes" w:date="2020-06-13T19:30:00Z">
            <w:rPr/>
          </w:rPrChange>
        </w:rPr>
      </w:pPr>
      <w:r w:rsidRPr="004B6C0D">
        <w:rPr>
          <w:rFonts w:cs="Arial"/>
          <w:rPrChange w:id="348" w:author="juan rios cortes" w:date="2020-06-13T19:30:00Z">
            <w:rPr/>
          </w:rPrChange>
        </w:rPr>
        <w:t>También</w:t>
      </w:r>
      <w:r w:rsidR="00F80E3F" w:rsidRPr="004B6C0D">
        <w:rPr>
          <w:rFonts w:cs="Arial"/>
          <w:rPrChange w:id="349" w:author="juan rios cortes" w:date="2020-06-13T19:30:00Z">
            <w:rPr/>
          </w:rPrChange>
        </w:rPr>
        <w:t xml:space="preserve"> contiene dos botones:</w:t>
      </w:r>
    </w:p>
    <w:p w14:paraId="697BB7E7" w14:textId="77777777" w:rsidR="00F80E3F" w:rsidRPr="004B6C0D" w:rsidRDefault="00F80E3F" w:rsidP="00436468">
      <w:pPr>
        <w:pStyle w:val="Prrafodelista"/>
        <w:numPr>
          <w:ilvl w:val="0"/>
          <w:numId w:val="8"/>
        </w:numPr>
        <w:rPr>
          <w:rFonts w:cs="Arial"/>
          <w:rPrChange w:id="350" w:author="juan rios cortes" w:date="2020-06-13T19:30:00Z">
            <w:rPr/>
          </w:rPrChange>
        </w:rPr>
        <w:pPrChange w:id="351" w:author="juan rios cortes" w:date="2020-06-13T16:31:00Z">
          <w:pPr>
            <w:pStyle w:val="Prrafodelista"/>
            <w:numPr>
              <w:numId w:val="2"/>
            </w:numPr>
            <w:ind w:hanging="360"/>
          </w:pPr>
        </w:pPrChange>
      </w:pPr>
      <w:r w:rsidRPr="004B6C0D">
        <w:rPr>
          <w:rFonts w:cs="Arial"/>
          <w:rPrChange w:id="352" w:author="juan rios cortes" w:date="2020-06-13T19:30:00Z">
            <w:rPr/>
          </w:rPrChange>
        </w:rPr>
        <w:t>Aceptar</w:t>
      </w:r>
    </w:p>
    <w:p w14:paraId="4A4AFA66" w14:textId="2EB8CCDB" w:rsidR="00775BF4" w:rsidRPr="004B6C0D" w:rsidRDefault="00F80E3F" w:rsidP="00436468">
      <w:pPr>
        <w:pStyle w:val="Prrafodelista"/>
        <w:rPr>
          <w:ins w:id="353" w:author="juan rios cortes" w:date="2020-06-13T16:29:00Z"/>
          <w:rFonts w:cs="Arial"/>
          <w:rPrChange w:id="354" w:author="juan rios cortes" w:date="2020-06-13T19:30:00Z">
            <w:rPr>
              <w:ins w:id="355" w:author="juan rios cortes" w:date="2020-06-13T16:29:00Z"/>
            </w:rPr>
          </w:rPrChange>
        </w:rPr>
        <w:pPrChange w:id="356" w:author="juan rios cortes" w:date="2020-06-13T16:31:00Z">
          <w:pPr>
            <w:pStyle w:val="Prrafodelista"/>
          </w:pPr>
        </w:pPrChange>
      </w:pPr>
      <w:r w:rsidRPr="004B6C0D">
        <w:rPr>
          <w:rFonts w:cs="Arial"/>
          <w:rPrChange w:id="357" w:author="juan rios cortes" w:date="2020-06-13T19:30:00Z">
            <w:rPr/>
          </w:rPrChange>
        </w:rPr>
        <w:t>Este manda la información</w:t>
      </w:r>
      <w:r w:rsidR="0033182D" w:rsidRPr="004B6C0D">
        <w:rPr>
          <w:rFonts w:cs="Arial"/>
          <w:rPrChange w:id="358" w:author="juan rios cortes" w:date="2020-06-13T19:30:00Z">
            <w:rPr/>
          </w:rPrChange>
        </w:rPr>
        <w:t xml:space="preserve"> proporcionada por el usuario</w:t>
      </w:r>
      <w:r w:rsidRPr="004B6C0D">
        <w:rPr>
          <w:rFonts w:cs="Arial"/>
          <w:rPrChange w:id="359" w:author="juan rios cortes" w:date="2020-06-13T19:30:00Z">
            <w:rPr/>
          </w:rPrChange>
        </w:rPr>
        <w:t xml:space="preserve"> </w:t>
      </w:r>
      <w:del w:id="360" w:author="juan rios cortes" w:date="2020-06-13T16:24:00Z">
        <w:r w:rsidR="0033182D" w:rsidRPr="004B6C0D" w:rsidDel="00436468">
          <w:rPr>
            <w:rFonts w:cs="Arial"/>
            <w:rPrChange w:id="361" w:author="juan rios cortes" w:date="2020-06-13T19:30:00Z">
              <w:rPr/>
            </w:rPrChange>
          </w:rPr>
          <w:delText>a lo que es ‘logica_registro’ de la cual este inserta los datos en la base de datos</w:delText>
        </w:r>
      </w:del>
      <w:ins w:id="362" w:author="juan rios cortes" w:date="2020-06-13T16:24:00Z">
        <w:r w:rsidR="00436468" w:rsidRPr="004B6C0D">
          <w:rPr>
            <w:rFonts w:cs="Arial"/>
            <w:rPrChange w:id="363" w:author="juan rios cortes" w:date="2020-06-13T19:30:00Z">
              <w:rPr/>
            </w:rPrChange>
          </w:rPr>
          <w:t xml:space="preserve">a </w:t>
        </w:r>
        <w:r w:rsidR="00436468" w:rsidRPr="004B6C0D">
          <w:rPr>
            <w:rFonts w:cs="Arial"/>
            <w:b/>
            <w:bCs/>
            <w:rPrChange w:id="364" w:author="juan rios cortes" w:date="2020-06-13T19:30:00Z">
              <w:rPr/>
            </w:rPrChange>
          </w:rPr>
          <w:t>logica_registro.php</w:t>
        </w:r>
        <w:r w:rsidR="00436468" w:rsidRPr="004B6C0D">
          <w:rPr>
            <w:rFonts w:cs="Arial"/>
            <w:rPrChange w:id="365" w:author="juan rios cortes" w:date="2020-06-13T19:30:00Z">
              <w:rPr/>
            </w:rPrChange>
          </w:rPr>
          <w:t xml:space="preserve"> y este a su vez insertara los datos a la BD. </w:t>
        </w:r>
      </w:ins>
    </w:p>
    <w:p w14:paraId="70275563" w14:textId="77777777" w:rsidR="00436468" w:rsidRPr="004B6C0D" w:rsidRDefault="00436468" w:rsidP="00436468">
      <w:pPr>
        <w:rPr>
          <w:ins w:id="366" w:author="juan rios cortes" w:date="2020-06-13T16:25:00Z"/>
          <w:rFonts w:cs="Arial"/>
          <w:rPrChange w:id="367" w:author="juan rios cortes" w:date="2020-06-13T19:30:00Z">
            <w:rPr>
              <w:ins w:id="368" w:author="juan rios cortes" w:date="2020-06-13T16:25:00Z"/>
            </w:rPr>
          </w:rPrChange>
        </w:rPr>
        <w:pPrChange w:id="369" w:author="juan rios cortes" w:date="2020-06-13T16:29:00Z">
          <w:pPr>
            <w:pStyle w:val="Prrafodelista"/>
          </w:pPr>
        </w:pPrChange>
      </w:pPr>
    </w:p>
    <w:p w14:paraId="0AC37DF5" w14:textId="5B7C1991" w:rsidR="00436468" w:rsidRPr="004B6C0D" w:rsidRDefault="00436468" w:rsidP="00436468">
      <w:pPr>
        <w:pStyle w:val="Prrafodelista"/>
        <w:numPr>
          <w:ilvl w:val="0"/>
          <w:numId w:val="7"/>
        </w:numPr>
        <w:rPr>
          <w:ins w:id="370" w:author="juan rios cortes" w:date="2020-06-13T16:26:00Z"/>
          <w:rFonts w:cs="Arial"/>
          <w:rPrChange w:id="371" w:author="juan rios cortes" w:date="2020-06-13T19:30:00Z">
            <w:rPr>
              <w:ins w:id="372" w:author="juan rios cortes" w:date="2020-06-13T16:26:00Z"/>
            </w:rPr>
          </w:rPrChange>
        </w:rPr>
        <w:pPrChange w:id="373" w:author="juan rios cortes" w:date="2020-06-13T16:31:00Z">
          <w:pPr>
            <w:pStyle w:val="Prrafodelista"/>
            <w:numPr>
              <w:numId w:val="5"/>
            </w:numPr>
            <w:ind w:left="360" w:hanging="360"/>
          </w:pPr>
        </w:pPrChange>
      </w:pPr>
      <w:ins w:id="374" w:author="juan rios cortes" w:date="2020-06-13T16:25:00Z">
        <w:r w:rsidRPr="004B6C0D">
          <w:rPr>
            <w:rFonts w:cs="Arial"/>
            <w:rPrChange w:id="375" w:author="juan rios cortes" w:date="2020-06-13T19:30:00Z">
              <w:rPr/>
            </w:rPrChange>
          </w:rPr>
          <w:t>Clear</w:t>
        </w:r>
        <w:r w:rsidRPr="004B6C0D">
          <w:rPr>
            <w:rFonts w:cs="Arial"/>
            <w:rPrChange w:id="376" w:author="juan rios cortes" w:date="2020-06-13T19:30:00Z">
              <w:rPr/>
            </w:rPrChange>
          </w:rPr>
          <w:br/>
          <w:t xml:space="preserve">Este botón restablecerá todos los campos </w:t>
        </w:r>
      </w:ins>
      <w:ins w:id="377" w:author="juan rios cortes" w:date="2020-06-13T16:26:00Z">
        <w:r w:rsidRPr="004B6C0D">
          <w:rPr>
            <w:rFonts w:cs="Arial"/>
            <w:rPrChange w:id="378" w:author="juan rios cortes" w:date="2020-06-13T19:30:00Z">
              <w:rPr/>
            </w:rPrChange>
          </w:rPr>
          <w:t>para poder volver a llenarlos.</w:t>
        </w:r>
      </w:ins>
    </w:p>
    <w:p w14:paraId="6C5D902A" w14:textId="411A99EC" w:rsidR="00436468" w:rsidRPr="004B6C0D" w:rsidRDefault="00436468" w:rsidP="00436468">
      <w:pPr>
        <w:jc w:val="center"/>
        <w:rPr>
          <w:ins w:id="379" w:author="juan rios cortes" w:date="2020-06-13T16:28:00Z"/>
          <w:rFonts w:cs="Arial"/>
          <w:b/>
          <w:bCs/>
          <w:sz w:val="40"/>
          <w:szCs w:val="40"/>
          <w:rPrChange w:id="380" w:author="juan rios cortes" w:date="2020-06-13T19:30:00Z">
            <w:rPr>
              <w:ins w:id="381" w:author="juan rios cortes" w:date="2020-06-13T16:28:00Z"/>
              <w:b/>
              <w:bCs/>
              <w:sz w:val="40"/>
              <w:szCs w:val="40"/>
            </w:rPr>
          </w:rPrChange>
        </w:rPr>
      </w:pPr>
      <w:ins w:id="382" w:author="juan rios cortes" w:date="2020-06-13T16:27:00Z">
        <w:r w:rsidRPr="004B6C0D">
          <w:rPr>
            <w:rFonts w:cs="Arial"/>
            <w:b/>
            <w:bCs/>
            <w:sz w:val="40"/>
            <w:szCs w:val="40"/>
            <w:rPrChange w:id="383" w:author="juan rios cortes" w:date="2020-06-13T19:30:00Z">
              <w:rPr>
                <w:b/>
                <w:bCs/>
                <w:sz w:val="40"/>
                <w:szCs w:val="40"/>
              </w:rPr>
            </w:rPrChange>
          </w:rPr>
          <w:t>logica_registro.php</w:t>
        </w:r>
      </w:ins>
    </w:p>
    <w:p w14:paraId="348FD3C4" w14:textId="6574F1FF" w:rsidR="00436468" w:rsidRPr="004B6C0D" w:rsidRDefault="00436468" w:rsidP="00436468">
      <w:pPr>
        <w:jc w:val="center"/>
        <w:rPr>
          <w:ins w:id="384" w:author="juan rios cortes" w:date="2020-06-13T16:28:00Z"/>
          <w:rFonts w:cs="Arial"/>
          <w:b/>
          <w:bCs/>
          <w:sz w:val="40"/>
          <w:szCs w:val="40"/>
          <w:rPrChange w:id="385" w:author="juan rios cortes" w:date="2020-06-13T19:30:00Z">
            <w:rPr>
              <w:ins w:id="386" w:author="juan rios cortes" w:date="2020-06-13T16:28:00Z"/>
              <w:b/>
              <w:bCs/>
              <w:sz w:val="40"/>
              <w:szCs w:val="40"/>
            </w:rPr>
          </w:rPrChange>
        </w:rPr>
      </w:pPr>
      <w:ins w:id="387" w:author="juan rios cortes" w:date="2020-06-13T16:28:00Z">
        <w:r w:rsidRPr="004B6C0D">
          <w:rPr>
            <w:rFonts w:cs="Arial"/>
            <w:b/>
            <w:bCs/>
            <w:noProof/>
            <w:sz w:val="40"/>
            <w:szCs w:val="40"/>
            <w:rPrChange w:id="388" w:author="juan rios cortes" w:date="2020-06-13T19:30:00Z">
              <w:rPr>
                <w:b/>
                <w:bCs/>
                <w:noProof/>
                <w:sz w:val="40"/>
                <w:szCs w:val="40"/>
              </w:rPr>
            </w:rPrChange>
          </w:rPr>
          <w:drawing>
            <wp:inline distT="0" distB="0" distL="0" distR="0" wp14:anchorId="660A5C35" wp14:editId="6A2D4DEB">
              <wp:extent cx="5610225" cy="308610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10225" cy="3086100"/>
                      </a:xfrm>
                      <a:prstGeom prst="rect">
                        <a:avLst/>
                      </a:prstGeom>
                      <a:noFill/>
                      <a:ln>
                        <a:noFill/>
                      </a:ln>
                    </pic:spPr>
                  </pic:pic>
                </a:graphicData>
              </a:graphic>
            </wp:inline>
          </w:drawing>
        </w:r>
      </w:ins>
    </w:p>
    <w:p w14:paraId="5274ACD6" w14:textId="64E5D590" w:rsidR="00436468" w:rsidRPr="004B6C0D" w:rsidRDefault="00436468" w:rsidP="00436468">
      <w:pPr>
        <w:jc w:val="center"/>
        <w:rPr>
          <w:ins w:id="389" w:author="juan rios cortes" w:date="2020-06-13T16:25:00Z"/>
          <w:rFonts w:cs="Arial"/>
          <w:b/>
          <w:bCs/>
          <w:sz w:val="40"/>
          <w:szCs w:val="40"/>
          <w:rPrChange w:id="390" w:author="juan rios cortes" w:date="2020-06-13T19:30:00Z">
            <w:rPr>
              <w:ins w:id="391" w:author="juan rios cortes" w:date="2020-06-13T16:25:00Z"/>
            </w:rPr>
          </w:rPrChange>
        </w:rPr>
        <w:pPrChange w:id="392" w:author="juan rios cortes" w:date="2020-06-13T16:26:00Z">
          <w:pPr>
            <w:pStyle w:val="Prrafodelista"/>
          </w:pPr>
        </w:pPrChange>
      </w:pPr>
      <w:ins w:id="393" w:author="juan rios cortes" w:date="2020-06-13T16:28:00Z">
        <w:r w:rsidRPr="004B6C0D">
          <w:rPr>
            <w:rFonts w:cs="Arial"/>
            <w:b/>
            <w:bCs/>
            <w:noProof/>
            <w:sz w:val="40"/>
            <w:szCs w:val="40"/>
            <w:rPrChange w:id="394" w:author="juan rios cortes" w:date="2020-06-13T19:30:00Z">
              <w:rPr>
                <w:b/>
                <w:bCs/>
                <w:noProof/>
                <w:sz w:val="40"/>
                <w:szCs w:val="40"/>
              </w:rPr>
            </w:rPrChange>
          </w:rPr>
          <w:drawing>
            <wp:inline distT="0" distB="0" distL="0" distR="0" wp14:anchorId="752EB676" wp14:editId="0221C742">
              <wp:extent cx="5577840" cy="2377440"/>
              <wp:effectExtent l="0" t="0" r="3810"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77840" cy="2377440"/>
                      </a:xfrm>
                      <a:prstGeom prst="rect">
                        <a:avLst/>
                      </a:prstGeom>
                      <a:noFill/>
                      <a:ln>
                        <a:noFill/>
                      </a:ln>
                    </pic:spPr>
                  </pic:pic>
                </a:graphicData>
              </a:graphic>
            </wp:inline>
          </w:drawing>
        </w:r>
      </w:ins>
    </w:p>
    <w:p w14:paraId="597A3EA7" w14:textId="18601CD2" w:rsidR="00436468" w:rsidRPr="004B6C0D" w:rsidDel="00436468" w:rsidRDefault="00436468" w:rsidP="00436468">
      <w:pPr>
        <w:pStyle w:val="Prrafodelista"/>
        <w:numPr>
          <w:ilvl w:val="0"/>
          <w:numId w:val="4"/>
        </w:numPr>
        <w:rPr>
          <w:del w:id="395" w:author="juan rios cortes" w:date="2020-06-13T16:25:00Z"/>
          <w:rFonts w:cs="Arial"/>
          <w:rPrChange w:id="396" w:author="juan rios cortes" w:date="2020-06-13T19:30:00Z">
            <w:rPr>
              <w:del w:id="397" w:author="juan rios cortes" w:date="2020-06-13T16:25:00Z"/>
            </w:rPr>
          </w:rPrChange>
        </w:rPr>
        <w:pPrChange w:id="398" w:author="juan rios cortes" w:date="2020-06-13T16:25:00Z">
          <w:pPr>
            <w:pStyle w:val="Prrafodelista"/>
          </w:pPr>
        </w:pPrChange>
      </w:pPr>
    </w:p>
    <w:p w14:paraId="397500F5" w14:textId="36818A95" w:rsidR="0046044C" w:rsidRPr="004B6C0D" w:rsidRDefault="00A660E4" w:rsidP="00714670">
      <w:pPr>
        <w:pStyle w:val="Sinespaciado"/>
        <w:jc w:val="center"/>
        <w:rPr>
          <w:rFonts w:cs="Arial"/>
          <w:rPrChange w:id="399" w:author="juan rios cortes" w:date="2020-06-13T19:30:00Z">
            <w:rPr/>
          </w:rPrChange>
        </w:rPr>
      </w:pPr>
      <w:del w:id="400" w:author="juan rios cortes" w:date="2020-06-13T16:32:00Z">
        <w:r w:rsidRPr="004B6C0D" w:rsidDel="00436468">
          <w:rPr>
            <w:rFonts w:cs="Arial"/>
            <w:noProof/>
            <w:rPrChange w:id="401" w:author="juan rios cortes" w:date="2020-06-13T19:30:00Z">
              <w:rPr>
                <w:noProof/>
              </w:rPr>
            </w:rPrChange>
          </w:rPr>
          <w:drawing>
            <wp:inline distT="0" distB="0" distL="0" distR="0" wp14:anchorId="6ED8FC17" wp14:editId="22AE48C7">
              <wp:extent cx="4623942" cy="3171600"/>
              <wp:effectExtent l="0" t="0" r="571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23942" cy="3171600"/>
                      </a:xfrm>
                      <a:prstGeom prst="rect">
                        <a:avLst/>
                      </a:prstGeom>
                      <a:noFill/>
                      <a:ln>
                        <a:noFill/>
                      </a:ln>
                    </pic:spPr>
                  </pic:pic>
                </a:graphicData>
              </a:graphic>
            </wp:inline>
          </w:drawing>
        </w:r>
      </w:del>
    </w:p>
    <w:p w14:paraId="58B2920A" w14:textId="0297BC03" w:rsidR="00714670" w:rsidRPr="004B6C0D" w:rsidRDefault="00714670" w:rsidP="00714670">
      <w:pPr>
        <w:pStyle w:val="Sinespaciado"/>
        <w:jc w:val="center"/>
        <w:rPr>
          <w:rFonts w:cs="Arial"/>
          <w:rPrChange w:id="402" w:author="juan rios cortes" w:date="2020-06-13T19:30:00Z">
            <w:rPr/>
          </w:rPrChange>
        </w:rPr>
      </w:pPr>
      <w:del w:id="403" w:author="juan rios cortes" w:date="2020-06-13T16:32:00Z">
        <w:r w:rsidRPr="004B6C0D" w:rsidDel="00436468">
          <w:rPr>
            <w:rFonts w:cs="Arial"/>
            <w:noProof/>
            <w:rPrChange w:id="404" w:author="juan rios cortes" w:date="2020-06-13T19:30:00Z">
              <w:rPr>
                <w:noProof/>
              </w:rPr>
            </w:rPrChange>
          </w:rPr>
          <w:drawing>
            <wp:inline distT="0" distB="0" distL="0" distR="0" wp14:anchorId="202C68C2" wp14:editId="12147963">
              <wp:extent cx="4622400" cy="988832"/>
              <wp:effectExtent l="0" t="0" r="6985"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22400" cy="988832"/>
                      </a:xfrm>
                      <a:prstGeom prst="rect">
                        <a:avLst/>
                      </a:prstGeom>
                      <a:noFill/>
                      <a:ln>
                        <a:noFill/>
                      </a:ln>
                    </pic:spPr>
                  </pic:pic>
                </a:graphicData>
              </a:graphic>
            </wp:inline>
          </w:drawing>
        </w:r>
      </w:del>
    </w:p>
    <w:p w14:paraId="30D61115" w14:textId="168276F5" w:rsidR="008E38EC" w:rsidRPr="004B6C0D" w:rsidRDefault="008E38EC" w:rsidP="0046044C">
      <w:pPr>
        <w:pStyle w:val="Prrafodelista"/>
        <w:rPr>
          <w:ins w:id="405" w:author="juan rios cortes" w:date="2020-06-13T16:48:00Z"/>
          <w:rFonts w:cs="Arial"/>
          <w:rPrChange w:id="406" w:author="juan rios cortes" w:date="2020-06-13T19:30:00Z">
            <w:rPr>
              <w:ins w:id="407" w:author="juan rios cortes" w:date="2020-06-13T16:48:00Z"/>
            </w:rPr>
          </w:rPrChange>
        </w:rPr>
      </w:pPr>
      <w:ins w:id="408" w:author="juan rios cortes" w:date="2020-06-13T16:35:00Z">
        <w:r w:rsidRPr="004B6C0D">
          <w:rPr>
            <w:rFonts w:cs="Arial"/>
            <w:rPrChange w:id="409" w:author="juan rios cortes" w:date="2020-06-13T19:30:00Z">
              <w:rPr/>
            </w:rPrChange>
          </w:rPr>
          <w:t xml:space="preserve">Lo primero que observamos en el código es </w:t>
        </w:r>
      </w:ins>
      <w:ins w:id="410" w:author="juan rios cortes" w:date="2020-06-13T16:37:00Z">
        <w:r w:rsidRPr="004B6C0D">
          <w:rPr>
            <w:rFonts w:cs="Arial"/>
            <w:rPrChange w:id="411" w:author="juan rios cortes" w:date="2020-06-13T19:30:00Z">
              <w:rPr/>
            </w:rPrChange>
          </w:rPr>
          <w:t>que requi</w:t>
        </w:r>
      </w:ins>
      <w:ins w:id="412" w:author="juan rios cortes" w:date="2020-06-13T16:38:00Z">
        <w:r w:rsidRPr="004B6C0D">
          <w:rPr>
            <w:rFonts w:cs="Arial"/>
            <w:rPrChange w:id="413" w:author="juan rios cortes" w:date="2020-06-13T19:30:00Z">
              <w:rPr/>
            </w:rPrChange>
          </w:rPr>
          <w:t xml:space="preserve">ere conexión con la base de datos y esta se ve en </w:t>
        </w:r>
        <w:r w:rsidRPr="004B6C0D">
          <w:rPr>
            <w:rFonts w:cs="Arial"/>
            <w:b/>
            <w:bCs/>
            <w:rPrChange w:id="414" w:author="juan rios cortes" w:date="2020-06-13T19:30:00Z">
              <w:rPr/>
            </w:rPrChange>
          </w:rPr>
          <w:t>conexión.php</w:t>
        </w:r>
        <w:r w:rsidRPr="004B6C0D">
          <w:rPr>
            <w:rFonts w:cs="Arial"/>
            <w:rPrChange w:id="415" w:author="juan rios cortes" w:date="2020-06-13T19:30:00Z">
              <w:rPr/>
            </w:rPrChange>
          </w:rPr>
          <w:t xml:space="preserve">, </w:t>
        </w:r>
      </w:ins>
      <w:ins w:id="416" w:author="juan rios cortes" w:date="2020-06-13T16:51:00Z">
        <w:r w:rsidR="00802CF4" w:rsidRPr="004B6C0D">
          <w:rPr>
            <w:rFonts w:cs="Arial"/>
            <w:rPrChange w:id="417" w:author="juan rios cortes" w:date="2020-06-13T19:30:00Z">
              <w:rPr/>
            </w:rPrChange>
          </w:rPr>
          <w:t>con mysqli_set_charset estableceremos el conjunto de caracteres para mandar datos a la BD</w:t>
        </w:r>
      </w:ins>
      <w:ins w:id="418" w:author="juan rios cortes" w:date="2020-06-13T16:52:00Z">
        <w:r w:rsidR="00802CF4" w:rsidRPr="004B6C0D">
          <w:rPr>
            <w:rFonts w:cs="Arial"/>
            <w:rPrChange w:id="419" w:author="juan rios cortes" w:date="2020-06-13T19:30:00Z">
              <w:rPr/>
            </w:rPrChange>
          </w:rPr>
          <w:t xml:space="preserve"> y declararemos las variables para el formulario con $form_pass, luego se escribe una consulta con $buscarUsuari</w:t>
        </w:r>
      </w:ins>
      <w:ins w:id="420" w:author="juan rios cortes" w:date="2020-06-13T16:53:00Z">
        <w:r w:rsidR="00802CF4" w:rsidRPr="004B6C0D">
          <w:rPr>
            <w:rFonts w:cs="Arial"/>
            <w:rPrChange w:id="421" w:author="juan rios cortes" w:date="2020-06-13T19:30:00Z">
              <w:rPr/>
            </w:rPrChange>
          </w:rPr>
          <w:t>o y realizamos la consulta con $result</w:t>
        </w:r>
      </w:ins>
      <w:ins w:id="422" w:author="juan rios cortes" w:date="2020-06-13T16:54:00Z">
        <w:r w:rsidR="00802CF4" w:rsidRPr="004B6C0D">
          <w:rPr>
            <w:rFonts w:cs="Arial"/>
            <w:rPrChange w:id="423" w:author="juan rios cortes" w:date="2020-06-13T19:30:00Z">
              <w:rPr/>
            </w:rPrChange>
          </w:rPr>
          <w:t xml:space="preserve"> y el resultado se guardara en una variable $count, esta variable pasa a ser validad mediante un if, donde </w:t>
        </w:r>
        <w:r w:rsidR="00F5319C" w:rsidRPr="004B6C0D">
          <w:rPr>
            <w:rFonts w:cs="Arial"/>
            <w:rPrChange w:id="424" w:author="juan rios cortes" w:date="2020-06-13T19:30:00Z">
              <w:rPr/>
            </w:rPrChange>
          </w:rPr>
          <w:t xml:space="preserve">si ya se encuentra algún registro </w:t>
        </w:r>
      </w:ins>
      <w:ins w:id="425" w:author="juan rios cortes" w:date="2020-06-13T16:55:00Z">
        <w:r w:rsidR="00F5319C" w:rsidRPr="004B6C0D">
          <w:rPr>
            <w:rFonts w:cs="Arial"/>
            <w:rPrChange w:id="426" w:author="juan rios cortes" w:date="2020-06-13T19:30:00Z">
              <w:rPr/>
            </w:rPrChange>
          </w:rPr>
          <w:t>nos mandara un error y no</w:t>
        </w:r>
      </w:ins>
      <w:ins w:id="427" w:author="juan rios cortes" w:date="2020-06-13T16:56:00Z">
        <w:r w:rsidR="00F5319C" w:rsidRPr="004B6C0D">
          <w:rPr>
            <w:rFonts w:cs="Arial"/>
            <w:rPrChange w:id="428" w:author="juan rios cortes" w:date="2020-06-13T19:30:00Z">
              <w:rPr/>
            </w:rPrChange>
          </w:rPr>
          <w:t xml:space="preserve">s dirá que el usuario ya se encuentra registrado, también aparecerá un botón “NUEVO REGISTRO” que nos volverá a redireccionar a </w:t>
        </w:r>
        <w:r w:rsidR="00F5319C" w:rsidRPr="004B6C0D">
          <w:rPr>
            <w:rFonts w:cs="Arial"/>
            <w:b/>
            <w:bCs/>
            <w:rPrChange w:id="429" w:author="juan rios cortes" w:date="2020-06-13T19:30:00Z">
              <w:rPr/>
            </w:rPrChange>
          </w:rPr>
          <w:t>registro.php</w:t>
        </w:r>
      </w:ins>
      <w:ins w:id="430" w:author="juan rios cortes" w:date="2020-06-13T16:57:00Z">
        <w:r w:rsidR="00F5319C" w:rsidRPr="004B6C0D">
          <w:rPr>
            <w:rFonts w:cs="Arial"/>
            <w:rPrChange w:id="431" w:author="juan rios cortes" w:date="2020-06-13T19:30:00Z">
              <w:rPr/>
            </w:rPrChange>
          </w:rPr>
          <w:t xml:space="preserve">, en caso contrario </w:t>
        </w:r>
      </w:ins>
      <w:ins w:id="432" w:author="juan rios cortes" w:date="2020-06-13T16:58:00Z">
        <w:r w:rsidR="00F5319C" w:rsidRPr="004B6C0D">
          <w:rPr>
            <w:rFonts w:cs="Arial"/>
            <w:rPrChange w:id="433" w:author="juan rios cortes" w:date="2020-06-13T19:30:00Z">
              <w:rPr/>
            </w:rPrChange>
          </w:rPr>
          <w:t xml:space="preserve">se realizara una query para registrar el usuario en la base de datos y </w:t>
        </w:r>
      </w:ins>
      <w:ins w:id="434" w:author="juan rios cortes" w:date="2020-06-13T16:59:00Z">
        <w:r w:rsidR="00F5319C" w:rsidRPr="004B6C0D">
          <w:rPr>
            <w:rFonts w:cs="Arial"/>
            <w:rPrChange w:id="435" w:author="juan rios cortes" w:date="2020-06-13T19:30:00Z">
              <w:rPr/>
            </w:rPrChange>
          </w:rPr>
          <w:t>mostrara un mensaje de usuario registrado exitosamente, Bienvenido “nombre de usuario”, tambi</w:t>
        </w:r>
      </w:ins>
      <w:ins w:id="436" w:author="juan rios cortes" w:date="2020-06-13T17:00:00Z">
        <w:r w:rsidR="00F5319C" w:rsidRPr="004B6C0D">
          <w:rPr>
            <w:rFonts w:cs="Arial"/>
            <w:rPrChange w:id="437" w:author="juan rios cortes" w:date="2020-06-13T19:30:00Z">
              <w:rPr/>
            </w:rPrChange>
          </w:rPr>
          <w:t xml:space="preserve">én hay un botón “INICIAR SESION” que nos va a redirigir de nuevo al </w:t>
        </w:r>
        <w:r w:rsidR="00F5319C" w:rsidRPr="004B6C0D">
          <w:rPr>
            <w:rFonts w:cs="Arial"/>
            <w:b/>
            <w:bCs/>
            <w:rPrChange w:id="438" w:author="juan rios cortes" w:date="2020-06-13T19:30:00Z">
              <w:rPr/>
            </w:rPrChange>
          </w:rPr>
          <w:t>index.php</w:t>
        </w:r>
        <w:r w:rsidR="00F5319C" w:rsidRPr="004B6C0D">
          <w:rPr>
            <w:rFonts w:cs="Arial"/>
            <w:rPrChange w:id="439" w:author="juan rios cortes" w:date="2020-06-13T19:30:00Z">
              <w:rPr/>
            </w:rPrChange>
          </w:rPr>
          <w:t>.</w:t>
        </w:r>
      </w:ins>
    </w:p>
    <w:p w14:paraId="74223A84" w14:textId="77777777" w:rsidR="00802CF4" w:rsidRPr="004B6C0D" w:rsidRDefault="00802CF4" w:rsidP="0046044C">
      <w:pPr>
        <w:pStyle w:val="Prrafodelista"/>
        <w:rPr>
          <w:ins w:id="440" w:author="juan rios cortes" w:date="2020-06-13T16:34:00Z"/>
          <w:rFonts w:cs="Arial"/>
          <w:rPrChange w:id="441" w:author="juan rios cortes" w:date="2020-06-13T19:30:00Z">
            <w:rPr>
              <w:ins w:id="442" w:author="juan rios cortes" w:date="2020-06-13T16:34:00Z"/>
            </w:rPr>
          </w:rPrChange>
        </w:rPr>
      </w:pPr>
    </w:p>
    <w:p w14:paraId="55997E12" w14:textId="1DFD5490" w:rsidR="0046044C" w:rsidRPr="004B6C0D" w:rsidRDefault="00B212F1" w:rsidP="00F4673B">
      <w:pPr>
        <w:pStyle w:val="Prrafodelista"/>
        <w:numPr>
          <w:ilvl w:val="0"/>
          <w:numId w:val="7"/>
        </w:numPr>
        <w:rPr>
          <w:rFonts w:cs="Arial"/>
          <w:rPrChange w:id="443" w:author="juan rios cortes" w:date="2020-06-13T19:30:00Z">
            <w:rPr/>
          </w:rPrChange>
        </w:rPr>
        <w:pPrChange w:id="444" w:author="juan rios cortes" w:date="2020-06-13T17:07:00Z">
          <w:pPr>
            <w:pStyle w:val="Prrafodelista"/>
          </w:pPr>
        </w:pPrChange>
      </w:pPr>
      <w:r w:rsidRPr="004B6C0D">
        <w:rPr>
          <w:rFonts w:cs="Arial"/>
          <w:rPrChange w:id="445" w:author="juan rios cortes" w:date="2020-06-13T19:30:00Z">
            <w:rPr/>
          </w:rPrChange>
        </w:rPr>
        <w:t>Mysqli_set_charset</w:t>
      </w:r>
      <w:ins w:id="446" w:author="juan rios cortes" w:date="2020-06-13T17:08:00Z">
        <w:r w:rsidR="00F4673B" w:rsidRPr="004B6C0D">
          <w:rPr>
            <w:rFonts w:cs="Arial"/>
            <w:rPrChange w:id="447" w:author="juan rios cortes" w:date="2020-06-13T19:30:00Z">
              <w:rPr/>
            </w:rPrChange>
          </w:rPr>
          <w:t>: e</w:t>
        </w:r>
      </w:ins>
      <w:del w:id="448" w:author="juan rios cortes" w:date="2020-06-13T17:08:00Z">
        <w:r w:rsidRPr="004B6C0D" w:rsidDel="00F4673B">
          <w:rPr>
            <w:rFonts w:cs="Arial"/>
            <w:rPrChange w:id="449" w:author="juan rios cortes" w:date="2020-06-13T19:30:00Z">
              <w:rPr/>
            </w:rPrChange>
          </w:rPr>
          <w:delText xml:space="preserve"> </w:delText>
        </w:r>
        <w:r w:rsidR="00507C19" w:rsidRPr="004B6C0D" w:rsidDel="00F4673B">
          <w:rPr>
            <w:rFonts w:cs="Arial"/>
            <w:rPrChange w:id="450" w:author="juan rios cortes" w:date="2020-06-13T19:30:00Z">
              <w:rPr/>
            </w:rPrChange>
          </w:rPr>
          <w:delText>este</w:delText>
        </w:r>
        <w:r w:rsidRPr="004B6C0D" w:rsidDel="00F4673B">
          <w:rPr>
            <w:rFonts w:cs="Arial"/>
            <w:rPrChange w:id="451" w:author="juan rios cortes" w:date="2020-06-13T19:30:00Z">
              <w:rPr/>
            </w:rPrChange>
          </w:rPr>
          <w:delText xml:space="preserve"> e</w:delText>
        </w:r>
      </w:del>
      <w:r w:rsidRPr="004B6C0D">
        <w:rPr>
          <w:rFonts w:cs="Arial"/>
          <w:rPrChange w:id="452" w:author="juan rios cortes" w:date="2020-06-13T19:30:00Z">
            <w:rPr/>
          </w:rPrChange>
        </w:rPr>
        <w:t>stablece el conjunto de caracteres predeterminado a usar cuando se envían datos desde</w:t>
      </w:r>
      <w:r w:rsidR="00507C19" w:rsidRPr="004B6C0D">
        <w:rPr>
          <w:rFonts w:cs="Arial"/>
          <w:rPrChange w:id="453" w:author="juan rios cortes" w:date="2020-06-13T19:30:00Z">
            <w:rPr/>
          </w:rPrChange>
        </w:rPr>
        <w:t xml:space="preserve"> </w:t>
      </w:r>
      <w:r w:rsidR="00507C19" w:rsidRPr="004B6C0D">
        <w:rPr>
          <w:rFonts w:cs="Arial"/>
          <w:b/>
          <w:bCs/>
          <w:rPrChange w:id="454" w:author="juan rios cortes" w:date="2020-06-13T19:30:00Z">
            <w:rPr/>
          </w:rPrChange>
        </w:rPr>
        <w:t>registro.php</w:t>
      </w:r>
      <w:r w:rsidRPr="004B6C0D">
        <w:rPr>
          <w:rFonts w:cs="Arial"/>
          <w:rPrChange w:id="455" w:author="juan rios cortes" w:date="2020-06-13T19:30:00Z">
            <w:rPr/>
          </w:rPrChange>
        </w:rPr>
        <w:t xml:space="preserve"> y hacia el servidor de la base de datos.</w:t>
      </w:r>
    </w:p>
    <w:p w14:paraId="7C865CB7" w14:textId="1D787CA3" w:rsidR="00C83D27" w:rsidRPr="004B6C0D" w:rsidRDefault="00C83D27" w:rsidP="00F4673B">
      <w:pPr>
        <w:pStyle w:val="Prrafodelista"/>
        <w:numPr>
          <w:ilvl w:val="0"/>
          <w:numId w:val="7"/>
        </w:numPr>
        <w:rPr>
          <w:rFonts w:cs="Arial"/>
          <w:rPrChange w:id="456" w:author="juan rios cortes" w:date="2020-06-13T19:30:00Z">
            <w:rPr/>
          </w:rPrChange>
        </w:rPr>
        <w:pPrChange w:id="457" w:author="juan rios cortes" w:date="2020-06-13T17:07:00Z">
          <w:pPr>
            <w:pStyle w:val="Prrafodelista"/>
          </w:pPr>
        </w:pPrChange>
      </w:pPr>
      <w:r w:rsidRPr="004B6C0D">
        <w:rPr>
          <w:rFonts w:cs="Arial"/>
          <w:rPrChange w:id="458" w:author="juan rios cortes" w:date="2020-06-13T19:30:00Z">
            <w:rPr/>
          </w:rPrChange>
        </w:rPr>
        <w:t>$form_pass</w:t>
      </w:r>
      <w:del w:id="459" w:author="juan rios cortes" w:date="2020-06-13T17:08:00Z">
        <w:r w:rsidRPr="004B6C0D" w:rsidDel="00F4673B">
          <w:rPr>
            <w:rFonts w:cs="Arial"/>
            <w:rPrChange w:id="460" w:author="juan rios cortes" w:date="2020-06-13T19:30:00Z">
              <w:rPr/>
            </w:rPrChange>
          </w:rPr>
          <w:delText xml:space="preserve"> so</w:delText>
        </w:r>
      </w:del>
      <w:ins w:id="461" w:author="juan rios cortes" w:date="2020-06-13T17:08:00Z">
        <w:r w:rsidR="00F4673B" w:rsidRPr="004B6C0D">
          <w:rPr>
            <w:rFonts w:cs="Arial"/>
            <w:rPrChange w:id="462" w:author="juan rios cortes" w:date="2020-06-13T19:30:00Z">
              <w:rPr/>
            </w:rPrChange>
          </w:rPr>
          <w:t>: so</w:t>
        </w:r>
      </w:ins>
      <w:r w:rsidRPr="004B6C0D">
        <w:rPr>
          <w:rFonts w:cs="Arial"/>
          <w:rPrChange w:id="463" w:author="juan rios cortes" w:date="2020-06-13T19:30:00Z">
            <w:rPr/>
          </w:rPrChange>
        </w:rPr>
        <w:t xml:space="preserve">licita </w:t>
      </w:r>
      <w:ins w:id="464" w:author="juan rios cortes" w:date="2020-06-13T17:07:00Z">
        <w:r w:rsidR="00F4673B" w:rsidRPr="004B6C0D">
          <w:rPr>
            <w:rFonts w:cs="Arial"/>
            <w:rPrChange w:id="465" w:author="juan rios cortes" w:date="2020-06-13T19:30:00Z">
              <w:rPr/>
            </w:rPrChange>
          </w:rPr>
          <w:t>los datos del formulario.</w:t>
        </w:r>
      </w:ins>
      <w:del w:id="466" w:author="juan rios cortes" w:date="2020-06-13T17:07:00Z">
        <w:r w:rsidRPr="004B6C0D" w:rsidDel="00F4673B">
          <w:rPr>
            <w:rFonts w:cs="Arial"/>
            <w:rPrChange w:id="467" w:author="juan rios cortes" w:date="2020-06-13T19:30:00Z">
              <w:rPr/>
            </w:rPrChange>
          </w:rPr>
          <w:delText>*</w:delText>
        </w:r>
      </w:del>
    </w:p>
    <w:p w14:paraId="499FD310" w14:textId="4F698FA5" w:rsidR="00C83D27" w:rsidRPr="004B6C0D" w:rsidRDefault="00C83D27" w:rsidP="00F4673B">
      <w:pPr>
        <w:pStyle w:val="Prrafodelista"/>
        <w:numPr>
          <w:ilvl w:val="0"/>
          <w:numId w:val="7"/>
        </w:numPr>
        <w:rPr>
          <w:rFonts w:cs="Arial"/>
          <w:rPrChange w:id="468" w:author="juan rios cortes" w:date="2020-06-13T19:30:00Z">
            <w:rPr/>
          </w:rPrChange>
        </w:rPr>
        <w:pPrChange w:id="469" w:author="juan rios cortes" w:date="2020-06-13T17:07:00Z">
          <w:pPr>
            <w:pStyle w:val="Prrafodelista"/>
          </w:pPr>
        </w:pPrChange>
      </w:pPr>
      <w:r w:rsidRPr="004B6C0D">
        <w:rPr>
          <w:rFonts w:cs="Arial"/>
          <w:rPrChange w:id="470" w:author="juan rios cortes" w:date="2020-06-13T19:30:00Z">
            <w:rPr/>
          </w:rPrChange>
        </w:rPr>
        <w:t>$buscarUsuario</w:t>
      </w:r>
      <w:ins w:id="471" w:author="juan rios cortes" w:date="2020-06-13T17:08:00Z">
        <w:r w:rsidR="00F4673B" w:rsidRPr="004B6C0D">
          <w:rPr>
            <w:rFonts w:cs="Arial"/>
            <w:rPrChange w:id="472" w:author="juan rios cortes" w:date="2020-06-13T19:30:00Z">
              <w:rPr/>
            </w:rPrChange>
          </w:rPr>
          <w:t>:</w:t>
        </w:r>
      </w:ins>
      <w:r w:rsidRPr="004B6C0D">
        <w:rPr>
          <w:rFonts w:cs="Arial"/>
          <w:rPrChange w:id="473" w:author="juan rios cortes" w:date="2020-06-13T19:30:00Z">
            <w:rPr/>
          </w:rPrChange>
        </w:rPr>
        <w:t xml:space="preserve"> </w:t>
      </w:r>
      <w:del w:id="474" w:author="juan rios cortes" w:date="2020-06-13T17:08:00Z">
        <w:r w:rsidRPr="004B6C0D" w:rsidDel="00F4673B">
          <w:rPr>
            <w:rFonts w:cs="Arial"/>
            <w:rPrChange w:id="475" w:author="juan rios cortes" w:date="2020-06-13T19:30:00Z">
              <w:rPr/>
            </w:rPrChange>
          </w:rPr>
          <w:delText xml:space="preserve">se </w:delText>
        </w:r>
      </w:del>
      <w:ins w:id="476" w:author="juan rios cortes" w:date="2020-06-13T17:08:00Z">
        <w:r w:rsidR="00F4673B" w:rsidRPr="004B6C0D">
          <w:rPr>
            <w:rFonts w:cs="Arial"/>
            <w:rPrChange w:id="477" w:author="juan rios cortes" w:date="2020-06-13T19:30:00Z">
              <w:rPr/>
            </w:rPrChange>
          </w:rPr>
          <w:t>e</w:t>
        </w:r>
      </w:ins>
      <w:del w:id="478" w:author="juan rios cortes" w:date="2020-06-13T17:08:00Z">
        <w:r w:rsidRPr="004B6C0D" w:rsidDel="00F4673B">
          <w:rPr>
            <w:rFonts w:cs="Arial"/>
            <w:rPrChange w:id="479" w:author="juan rios cortes" w:date="2020-06-13T19:30:00Z">
              <w:rPr/>
            </w:rPrChange>
          </w:rPr>
          <w:delText>e</w:delText>
        </w:r>
      </w:del>
      <w:r w:rsidRPr="004B6C0D">
        <w:rPr>
          <w:rFonts w:cs="Arial"/>
          <w:rPrChange w:id="480" w:author="juan rios cortes" w:date="2020-06-13T19:30:00Z">
            <w:rPr/>
          </w:rPrChange>
        </w:rPr>
        <w:t xml:space="preserve">scribe la consulta de búsqueda </w:t>
      </w:r>
      <w:r w:rsidR="00275186" w:rsidRPr="004B6C0D">
        <w:rPr>
          <w:rFonts w:cs="Arial"/>
          <w:rPrChange w:id="481" w:author="juan rios cortes" w:date="2020-06-13T19:30:00Z">
            <w:rPr/>
          </w:rPrChange>
        </w:rPr>
        <w:t>en la base de datos para saber si existe el nombre de usuario por el método $_POST</w:t>
      </w:r>
      <w:r w:rsidR="00D44131" w:rsidRPr="004B6C0D">
        <w:rPr>
          <w:rFonts w:cs="Arial"/>
          <w:rPrChange w:id="482" w:author="juan rios cortes" w:date="2020-06-13T19:30:00Z">
            <w:rPr/>
          </w:rPrChange>
        </w:rPr>
        <w:t>.</w:t>
      </w:r>
    </w:p>
    <w:p w14:paraId="1370ECF3" w14:textId="059312C5" w:rsidR="00275186" w:rsidRPr="004B6C0D" w:rsidRDefault="00275186" w:rsidP="00F4673B">
      <w:pPr>
        <w:pStyle w:val="Prrafodelista"/>
        <w:numPr>
          <w:ilvl w:val="0"/>
          <w:numId w:val="7"/>
        </w:numPr>
        <w:rPr>
          <w:rFonts w:cs="Arial"/>
          <w:rPrChange w:id="483" w:author="juan rios cortes" w:date="2020-06-13T19:30:00Z">
            <w:rPr/>
          </w:rPrChange>
        </w:rPr>
        <w:pPrChange w:id="484" w:author="juan rios cortes" w:date="2020-06-13T17:07:00Z">
          <w:pPr>
            <w:pStyle w:val="Prrafodelista"/>
          </w:pPr>
        </w:pPrChange>
      </w:pPr>
      <w:r w:rsidRPr="004B6C0D">
        <w:rPr>
          <w:rFonts w:cs="Arial"/>
          <w:rPrChange w:id="485" w:author="juan rios cortes" w:date="2020-06-13T19:30:00Z">
            <w:rPr/>
          </w:rPrChange>
        </w:rPr>
        <w:t>$result</w:t>
      </w:r>
      <w:ins w:id="486" w:author="juan rios cortes" w:date="2020-06-13T17:09:00Z">
        <w:r w:rsidR="00F4673B" w:rsidRPr="004B6C0D">
          <w:rPr>
            <w:rFonts w:cs="Arial"/>
            <w:rPrChange w:id="487" w:author="juan rios cortes" w:date="2020-06-13T19:30:00Z">
              <w:rPr/>
            </w:rPrChange>
          </w:rPr>
          <w:t xml:space="preserve">: </w:t>
        </w:r>
      </w:ins>
      <w:del w:id="488" w:author="juan rios cortes" w:date="2020-06-13T17:09:00Z">
        <w:r w:rsidRPr="004B6C0D" w:rsidDel="00F4673B">
          <w:rPr>
            <w:rFonts w:cs="Arial"/>
            <w:rPrChange w:id="489" w:author="juan rios cortes" w:date="2020-06-13T19:30:00Z">
              <w:rPr/>
            </w:rPrChange>
          </w:rPr>
          <w:delText xml:space="preserve"> </w:delText>
        </w:r>
      </w:del>
      <w:del w:id="490" w:author="juan rios cortes" w:date="2020-06-13T17:08:00Z">
        <w:r w:rsidRPr="004B6C0D" w:rsidDel="00F4673B">
          <w:rPr>
            <w:rFonts w:cs="Arial"/>
            <w:rPrChange w:id="491" w:author="juan rios cortes" w:date="2020-06-13T19:30:00Z">
              <w:rPr/>
            </w:rPrChange>
          </w:rPr>
          <w:delText xml:space="preserve">se </w:delText>
        </w:r>
      </w:del>
      <w:r w:rsidRPr="004B6C0D">
        <w:rPr>
          <w:rFonts w:cs="Arial"/>
          <w:rPrChange w:id="492" w:author="juan rios cortes" w:date="2020-06-13T19:30:00Z">
            <w:rPr/>
          </w:rPrChange>
        </w:rPr>
        <w:t>manda la consulta a la base de datos</w:t>
      </w:r>
      <w:del w:id="493" w:author="juan rios cortes" w:date="2020-06-13T17:08:00Z">
        <w:r w:rsidRPr="004B6C0D" w:rsidDel="00F4673B">
          <w:rPr>
            <w:rFonts w:cs="Arial"/>
            <w:rPrChange w:id="494" w:author="juan rios cortes" w:date="2020-06-13T19:30:00Z">
              <w:rPr/>
            </w:rPrChange>
          </w:rPr>
          <w:delText xml:space="preserve"> </w:delText>
        </w:r>
      </w:del>
      <w:r w:rsidR="00D44131" w:rsidRPr="004B6C0D">
        <w:rPr>
          <w:rFonts w:cs="Arial"/>
          <w:rPrChange w:id="495" w:author="juan rios cortes" w:date="2020-06-13T19:30:00Z">
            <w:rPr/>
          </w:rPrChange>
        </w:rPr>
        <w:t>.</w:t>
      </w:r>
    </w:p>
    <w:p w14:paraId="6E3EDB79" w14:textId="5B2753A9" w:rsidR="003B3975" w:rsidRPr="004B6C0D" w:rsidRDefault="003B3975" w:rsidP="00F4673B">
      <w:pPr>
        <w:pStyle w:val="Prrafodelista"/>
        <w:numPr>
          <w:ilvl w:val="0"/>
          <w:numId w:val="7"/>
        </w:numPr>
        <w:rPr>
          <w:rFonts w:cs="Arial"/>
          <w:rPrChange w:id="496" w:author="juan rios cortes" w:date="2020-06-13T19:30:00Z">
            <w:rPr/>
          </w:rPrChange>
        </w:rPr>
        <w:pPrChange w:id="497" w:author="juan rios cortes" w:date="2020-06-13T17:07:00Z">
          <w:pPr>
            <w:pStyle w:val="Prrafodelista"/>
          </w:pPr>
        </w:pPrChange>
      </w:pPr>
      <w:r w:rsidRPr="004B6C0D">
        <w:rPr>
          <w:rFonts w:cs="Arial"/>
          <w:rPrChange w:id="498" w:author="juan rios cortes" w:date="2020-06-13T19:30:00Z">
            <w:rPr/>
          </w:rPrChange>
        </w:rPr>
        <w:t>Mysqli_num_rows</w:t>
      </w:r>
      <w:ins w:id="499" w:author="juan rios cortes" w:date="2020-06-13T17:09:00Z">
        <w:r w:rsidR="00F4673B" w:rsidRPr="004B6C0D">
          <w:rPr>
            <w:rFonts w:cs="Arial"/>
            <w:rPrChange w:id="500" w:author="juan rios cortes" w:date="2020-06-13T19:30:00Z">
              <w:rPr/>
            </w:rPrChange>
          </w:rPr>
          <w:t>:</w:t>
        </w:r>
      </w:ins>
      <w:r w:rsidR="00B42B2F" w:rsidRPr="004B6C0D">
        <w:rPr>
          <w:rFonts w:cs="Arial"/>
          <w:rPrChange w:id="501" w:author="juan rios cortes" w:date="2020-06-13T19:30:00Z">
            <w:rPr/>
          </w:rPrChange>
        </w:rPr>
        <w:t xml:space="preserve"> </w:t>
      </w:r>
      <w:r w:rsidR="00432B67" w:rsidRPr="004B6C0D">
        <w:rPr>
          <w:rFonts w:cs="Arial"/>
          <w:rPrChange w:id="502" w:author="juan rios cortes" w:date="2020-06-13T19:30:00Z">
            <w:rPr/>
          </w:rPrChange>
        </w:rPr>
        <w:t xml:space="preserve">está función devuelve el </w:t>
      </w:r>
      <w:del w:id="503" w:author="juan rios cortes" w:date="2020-06-13T17:09:00Z">
        <w:r w:rsidR="00432B67" w:rsidRPr="004B6C0D" w:rsidDel="00F4673B">
          <w:rPr>
            <w:rFonts w:cs="Arial"/>
            <w:rPrChange w:id="504" w:author="juan rios cortes" w:date="2020-06-13T19:30:00Z">
              <w:rPr/>
            </w:rPrChange>
          </w:rPr>
          <w:delText>número de fila del conjunto</w:delText>
        </w:r>
      </w:del>
      <w:ins w:id="505" w:author="juan rios cortes" w:date="2020-06-13T17:13:00Z">
        <w:r w:rsidR="00F4673B" w:rsidRPr="004B6C0D">
          <w:rPr>
            <w:rFonts w:cs="Arial"/>
            <w:rPrChange w:id="506" w:author="juan rios cortes" w:date="2020-06-13T19:30:00Z">
              <w:rPr/>
            </w:rPrChange>
          </w:rPr>
          <w:t>indicé</w:t>
        </w:r>
      </w:ins>
      <w:ins w:id="507" w:author="juan rios cortes" w:date="2020-06-13T17:09:00Z">
        <w:r w:rsidR="00F4673B" w:rsidRPr="004B6C0D">
          <w:rPr>
            <w:rFonts w:cs="Arial"/>
            <w:rPrChange w:id="508" w:author="juan rios cortes" w:date="2020-06-13T19:30:00Z">
              <w:rPr/>
            </w:rPrChange>
          </w:rPr>
          <w:t xml:space="preserve"> de la fila del conjunto.</w:t>
        </w:r>
      </w:ins>
      <w:r w:rsidR="00432B67" w:rsidRPr="004B6C0D">
        <w:rPr>
          <w:rFonts w:cs="Arial"/>
          <w:rPrChange w:id="509" w:author="juan rios cortes" w:date="2020-06-13T19:30:00Z">
            <w:rPr/>
          </w:rPrChange>
        </w:rPr>
        <w:t xml:space="preserve"> </w:t>
      </w:r>
      <w:del w:id="510" w:author="juan rios cortes" w:date="2020-06-13T17:09:00Z">
        <w:r w:rsidR="00432B67" w:rsidRPr="004B6C0D" w:rsidDel="00F4673B">
          <w:rPr>
            <w:rFonts w:cs="Arial"/>
            <w:rPrChange w:id="511" w:author="juan rios cortes" w:date="2020-06-13T19:30:00Z">
              <w:rPr/>
            </w:rPrChange>
          </w:rPr>
          <w:delText>$result</w:delText>
        </w:r>
        <w:r w:rsidR="00D44131" w:rsidRPr="004B6C0D" w:rsidDel="00F4673B">
          <w:rPr>
            <w:rFonts w:cs="Arial"/>
            <w:rPrChange w:id="512" w:author="juan rios cortes" w:date="2020-06-13T19:30:00Z">
              <w:rPr/>
            </w:rPrChange>
          </w:rPr>
          <w:delText xml:space="preserve"> que ya fue mencionado.</w:delText>
        </w:r>
      </w:del>
    </w:p>
    <w:p w14:paraId="7C76AFCF" w14:textId="7131923A" w:rsidR="00D167F6" w:rsidRPr="004B6C0D" w:rsidDel="00F4673B" w:rsidRDefault="00D44131" w:rsidP="00F4673B">
      <w:pPr>
        <w:pStyle w:val="Prrafodelista"/>
        <w:rPr>
          <w:del w:id="513" w:author="juan rios cortes" w:date="2020-06-13T17:14:00Z"/>
          <w:rFonts w:cs="Arial"/>
          <w:rPrChange w:id="514" w:author="juan rios cortes" w:date="2020-06-13T19:30:00Z">
            <w:rPr>
              <w:del w:id="515" w:author="juan rios cortes" w:date="2020-06-13T17:14:00Z"/>
            </w:rPr>
          </w:rPrChange>
        </w:rPr>
      </w:pPr>
      <w:r w:rsidRPr="004B6C0D">
        <w:rPr>
          <w:rFonts w:cs="Arial"/>
          <w:rPrChange w:id="516" w:author="juan rios cortes" w:date="2020-06-13T19:30:00Z">
            <w:rPr/>
          </w:rPrChange>
        </w:rPr>
        <w:t xml:space="preserve">$count de la cual contiene la función si encuentra un resultado idéntico al nombre de usuario lanza un mensaje de error de la cual muestra que ya existe ese nombre, pero si no se encuentra mandamos el query de la cual se hace la consulta de insertar </w:t>
      </w:r>
      <w:del w:id="517" w:author="juan rios cortes" w:date="2020-06-13T17:14:00Z">
        <w:r w:rsidRPr="004B6C0D" w:rsidDel="00F4673B">
          <w:rPr>
            <w:rFonts w:cs="Arial"/>
            <w:rPrChange w:id="518" w:author="juan rios cortes" w:date="2020-06-13T19:30:00Z">
              <w:rPr/>
            </w:rPrChange>
          </w:rPr>
          <w:delText>nuevo datos</w:delText>
        </w:r>
      </w:del>
      <w:ins w:id="519" w:author="juan rios cortes" w:date="2020-06-13T17:14:00Z">
        <w:r w:rsidR="00F4673B" w:rsidRPr="004B6C0D">
          <w:rPr>
            <w:rFonts w:cs="Arial"/>
            <w:rPrChange w:id="520" w:author="juan rios cortes" w:date="2020-06-13T19:30:00Z">
              <w:rPr/>
            </w:rPrChange>
          </w:rPr>
          <w:t>nuevos datos</w:t>
        </w:r>
      </w:ins>
      <w:r w:rsidRPr="004B6C0D">
        <w:rPr>
          <w:rFonts w:cs="Arial"/>
          <w:rPrChange w:id="521" w:author="juan rios cortes" w:date="2020-06-13T19:30:00Z">
            <w:rPr/>
          </w:rPrChange>
        </w:rPr>
        <w:t xml:space="preserve"> </w:t>
      </w:r>
      <w:r w:rsidR="00D167F6" w:rsidRPr="00ED66AD">
        <w:rPr>
          <w:rFonts w:cs="Arial"/>
        </w:rPr>
        <w:t xml:space="preserve">en la base de </w:t>
      </w:r>
      <w:r w:rsidR="00D167F6" w:rsidRPr="004B6C0D">
        <w:rPr>
          <w:rFonts w:cs="Arial"/>
          <w:rPrChange w:id="522" w:author="juan rios cortes" w:date="2020-06-13T19:30:00Z">
            <w:rPr/>
          </w:rPrChange>
        </w:rPr>
        <w:t>datos mandando un mensaje de que se realizó con éxito el r</w:t>
      </w:r>
      <w:r w:rsidR="00D167F6" w:rsidRPr="00ED66AD">
        <w:rPr>
          <w:rFonts w:cs="Arial"/>
        </w:rPr>
        <w:t>egistro.</w:t>
      </w:r>
    </w:p>
    <w:p w14:paraId="704385F7" w14:textId="79562B6E" w:rsidR="00B35DEA" w:rsidRPr="004B6C0D" w:rsidDel="00F5319C" w:rsidRDefault="00B35DEA" w:rsidP="00051204">
      <w:pPr>
        <w:pStyle w:val="Prrafodelista"/>
        <w:numPr>
          <w:ilvl w:val="0"/>
          <w:numId w:val="7"/>
        </w:numPr>
        <w:rPr>
          <w:del w:id="523" w:author="juan rios cortes" w:date="2020-06-13T17:00:00Z"/>
          <w:rFonts w:cs="Arial"/>
          <w:rPrChange w:id="524" w:author="juan rios cortes" w:date="2020-06-13T19:30:00Z">
            <w:rPr>
              <w:del w:id="525" w:author="juan rios cortes" w:date="2020-06-13T17:00:00Z"/>
            </w:rPr>
          </w:rPrChange>
        </w:rPr>
        <w:pPrChange w:id="526" w:author="juan rios cortes" w:date="2020-06-13T17:14:00Z">
          <w:pPr>
            <w:pStyle w:val="Prrafodelista"/>
            <w:numPr>
              <w:numId w:val="2"/>
            </w:numPr>
            <w:ind w:hanging="360"/>
          </w:pPr>
        </w:pPrChange>
      </w:pPr>
      <w:del w:id="527" w:author="juan rios cortes" w:date="2020-06-13T17:00:00Z">
        <w:r w:rsidRPr="004B6C0D" w:rsidDel="00F5319C">
          <w:rPr>
            <w:rFonts w:cs="Arial"/>
            <w:rPrChange w:id="528" w:author="juan rios cortes" w:date="2020-06-13T19:30:00Z">
              <w:rPr/>
            </w:rPrChange>
          </w:rPr>
          <w:delText>Borrar campos</w:delText>
        </w:r>
      </w:del>
    </w:p>
    <w:p w14:paraId="697758FA" w14:textId="6C4B86EC" w:rsidR="00FA5F2C" w:rsidRPr="004B6C0D" w:rsidDel="00F5319C" w:rsidRDefault="00B35DEA" w:rsidP="00F4673B">
      <w:pPr>
        <w:pStyle w:val="Prrafodelista"/>
        <w:rPr>
          <w:del w:id="529" w:author="juan rios cortes" w:date="2020-06-13T17:00:00Z"/>
          <w:rFonts w:cs="Arial"/>
          <w:rPrChange w:id="530" w:author="juan rios cortes" w:date="2020-06-13T19:30:00Z">
            <w:rPr>
              <w:del w:id="531" w:author="juan rios cortes" w:date="2020-06-13T17:00:00Z"/>
            </w:rPr>
          </w:rPrChange>
        </w:rPr>
        <w:pPrChange w:id="532" w:author="juan rios cortes" w:date="2020-06-13T17:14:00Z">
          <w:pPr>
            <w:pStyle w:val="Prrafodelista"/>
          </w:pPr>
        </w:pPrChange>
      </w:pPr>
      <w:del w:id="533" w:author="juan rios cortes" w:date="2020-06-13T17:00:00Z">
        <w:r w:rsidRPr="004B6C0D" w:rsidDel="00F5319C">
          <w:rPr>
            <w:rFonts w:cs="Arial"/>
            <w:rPrChange w:id="534" w:author="juan rios cortes" w:date="2020-06-13T19:30:00Z">
              <w:rPr/>
            </w:rPrChange>
          </w:rPr>
          <w:delText xml:space="preserve">Este </w:delText>
        </w:r>
        <w:r w:rsidR="00FF3A3B" w:rsidRPr="004B6C0D" w:rsidDel="00F5319C">
          <w:rPr>
            <w:rFonts w:cs="Arial"/>
            <w:rPrChange w:id="535" w:author="juan rios cortes" w:date="2020-06-13T19:30:00Z">
              <w:rPr/>
            </w:rPrChange>
          </w:rPr>
          <w:delText xml:space="preserve">resetea los campos </w:delText>
        </w:r>
        <w:r w:rsidR="00B54A6B" w:rsidRPr="004B6C0D" w:rsidDel="00F5319C">
          <w:rPr>
            <w:rFonts w:cs="Arial"/>
            <w:rPrChange w:id="536" w:author="juan rios cortes" w:date="2020-06-13T19:30:00Z">
              <w:rPr/>
            </w:rPrChange>
          </w:rPr>
          <w:delText>para poder introducir</w:delText>
        </w:r>
        <w:r w:rsidR="005004F5" w:rsidRPr="004B6C0D" w:rsidDel="00F5319C">
          <w:rPr>
            <w:rFonts w:cs="Arial"/>
            <w:rPrChange w:id="537" w:author="juan rios cortes" w:date="2020-06-13T19:30:00Z">
              <w:rPr/>
            </w:rPrChange>
          </w:rPr>
          <w:delText xml:space="preserve"> nuevamente.</w:delText>
        </w:r>
      </w:del>
    </w:p>
    <w:p w14:paraId="229D5F97" w14:textId="6CD38D05" w:rsidR="00FA5F2C" w:rsidRPr="004B6C0D" w:rsidDel="00D91592" w:rsidRDefault="00FA5F2C" w:rsidP="00F4673B">
      <w:pPr>
        <w:pStyle w:val="Prrafodelista"/>
        <w:rPr>
          <w:del w:id="538" w:author="juan rios cortes" w:date="2020-06-13T16:05:00Z"/>
          <w:rFonts w:cs="Arial"/>
          <w:rPrChange w:id="539" w:author="juan rios cortes" w:date="2020-06-13T19:30:00Z">
            <w:rPr>
              <w:del w:id="540" w:author="juan rios cortes" w:date="2020-06-13T16:05:00Z"/>
            </w:rPr>
          </w:rPrChange>
        </w:rPr>
        <w:pPrChange w:id="541" w:author="juan rios cortes" w:date="2020-06-13T17:14:00Z">
          <w:pPr/>
        </w:pPrChange>
      </w:pPr>
      <w:del w:id="542" w:author="juan rios cortes" w:date="2020-06-13T16:05:00Z">
        <w:r w:rsidRPr="004B6C0D" w:rsidDel="00D91592">
          <w:rPr>
            <w:rFonts w:cs="Arial"/>
            <w:rPrChange w:id="543" w:author="juan rios cortes" w:date="2020-06-13T19:30:00Z">
              <w:rPr/>
            </w:rPrChange>
          </w:rPr>
          <w:delText>verificaci</w:delText>
        </w:r>
        <w:r w:rsidR="008B605F" w:rsidRPr="004B6C0D" w:rsidDel="00D91592">
          <w:rPr>
            <w:rFonts w:cs="Arial"/>
            <w:rPrChange w:id="544" w:author="juan rios cortes" w:date="2020-06-13T19:30:00Z">
              <w:rPr/>
            </w:rPrChange>
          </w:rPr>
          <w:delText>o</w:delText>
        </w:r>
        <w:r w:rsidRPr="004B6C0D" w:rsidDel="00D91592">
          <w:rPr>
            <w:rFonts w:cs="Arial"/>
            <w:rPrChange w:id="545" w:author="juan rios cortes" w:date="2020-06-13T19:30:00Z">
              <w:rPr/>
            </w:rPrChange>
          </w:rPr>
          <w:delText>n.php</w:delText>
        </w:r>
      </w:del>
    </w:p>
    <w:p w14:paraId="0AD5DEB9" w14:textId="49CE13E2" w:rsidR="00D91592" w:rsidRPr="004B6C0D" w:rsidRDefault="00D91592" w:rsidP="00F4673B">
      <w:pPr>
        <w:pStyle w:val="Prrafodelista"/>
        <w:rPr>
          <w:ins w:id="546" w:author="juan rios cortes" w:date="2020-06-13T16:09:00Z"/>
          <w:rFonts w:cs="Arial"/>
          <w:b/>
          <w:bCs/>
          <w:rPrChange w:id="547" w:author="juan rios cortes" w:date="2020-06-13T19:30:00Z">
            <w:rPr>
              <w:ins w:id="548" w:author="juan rios cortes" w:date="2020-06-13T16:09:00Z"/>
              <w:rFonts w:eastAsiaTheme="minorEastAsia" w:cstheme="minorBidi"/>
              <w:b/>
              <w:bCs/>
              <w:sz w:val="24"/>
              <w:szCs w:val="22"/>
            </w:rPr>
          </w:rPrChange>
        </w:rPr>
        <w:pPrChange w:id="549" w:author="juan rios cortes" w:date="2020-06-13T17:14:00Z">
          <w:pPr>
            <w:pStyle w:val="Ttulo2"/>
          </w:pPr>
        </w:pPrChange>
      </w:pPr>
    </w:p>
    <w:p w14:paraId="0A68E57F" w14:textId="3C367A2C" w:rsidR="00775BF4" w:rsidRPr="004B6C0D" w:rsidDel="001B2786" w:rsidRDefault="00775BF4" w:rsidP="001B2786">
      <w:pPr>
        <w:jc w:val="center"/>
        <w:rPr>
          <w:del w:id="550" w:author="juan rios cortes" w:date="2020-06-13T15:41:00Z"/>
          <w:rFonts w:cs="Arial"/>
          <w:rPrChange w:id="551" w:author="juan rios cortes" w:date="2020-06-13T19:30:00Z">
            <w:rPr>
              <w:del w:id="552" w:author="juan rios cortes" w:date="2020-06-13T15:41:00Z"/>
            </w:rPr>
          </w:rPrChange>
        </w:rPr>
      </w:pPr>
      <w:del w:id="553" w:author="juan rios cortes" w:date="2020-06-13T15:41:00Z">
        <w:r w:rsidRPr="004B6C0D" w:rsidDel="001B2786">
          <w:rPr>
            <w:rFonts w:cs="Arial"/>
            <w:noProof/>
            <w:rPrChange w:id="554" w:author="juan rios cortes" w:date="2020-06-13T19:30:00Z">
              <w:rPr>
                <w:noProof/>
              </w:rPr>
            </w:rPrChange>
          </w:rPr>
          <w:drawing>
            <wp:inline distT="0" distB="0" distL="0" distR="0" wp14:anchorId="5021FCBC" wp14:editId="4F15FC70">
              <wp:extent cx="4685680" cy="3171600"/>
              <wp:effectExtent l="0" t="0" r="63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85680" cy="3171600"/>
                      </a:xfrm>
                      <a:prstGeom prst="rect">
                        <a:avLst/>
                      </a:prstGeom>
                      <a:noFill/>
                      <a:ln>
                        <a:noFill/>
                      </a:ln>
                    </pic:spPr>
                  </pic:pic>
                </a:graphicData>
              </a:graphic>
            </wp:inline>
          </w:drawing>
        </w:r>
      </w:del>
    </w:p>
    <w:p w14:paraId="7538F11B" w14:textId="794FD605" w:rsidR="009850A6" w:rsidRPr="004B6C0D" w:rsidDel="00436468" w:rsidRDefault="00134931" w:rsidP="009850A6">
      <w:pPr>
        <w:rPr>
          <w:del w:id="555" w:author="juan rios cortes" w:date="2020-06-13T16:32:00Z"/>
          <w:rFonts w:cs="Arial"/>
          <w:rPrChange w:id="556" w:author="juan rios cortes" w:date="2020-06-13T19:30:00Z">
            <w:rPr>
              <w:del w:id="557" w:author="juan rios cortes" w:date="2020-06-13T16:32:00Z"/>
            </w:rPr>
          </w:rPrChange>
        </w:rPr>
      </w:pPr>
      <w:del w:id="558" w:author="juan rios cortes" w:date="2020-06-13T16:32:00Z">
        <w:r w:rsidRPr="004B6C0D" w:rsidDel="00436468">
          <w:rPr>
            <w:rFonts w:cs="Arial"/>
            <w:rPrChange w:id="559" w:author="juan rios cortes" w:date="2020-06-13T19:30:00Z">
              <w:rPr/>
            </w:rPrChange>
          </w:rPr>
          <w:delText xml:space="preserve">Este verifica los datos proporcionados por el usuario </w:delText>
        </w:r>
        <w:r w:rsidR="009850A6" w:rsidRPr="004B6C0D" w:rsidDel="00436468">
          <w:rPr>
            <w:rFonts w:cs="Arial"/>
            <w:rPrChange w:id="560" w:author="juan rios cortes" w:date="2020-06-13T19:30:00Z">
              <w:rPr/>
            </w:rPrChange>
          </w:rPr>
          <w:delText xml:space="preserve">por medio de $user: este obtiene </w:delText>
        </w:r>
        <w:r w:rsidR="00AF1B67" w:rsidRPr="004B6C0D" w:rsidDel="00436468">
          <w:rPr>
            <w:rFonts w:cs="Arial"/>
            <w:rPrChange w:id="561" w:author="juan rios cortes" w:date="2020-06-13T19:30:00Z">
              <w:rPr/>
            </w:rPrChange>
          </w:rPr>
          <w:delText>la información solicitada en usuario</w:delText>
        </w:r>
        <w:r w:rsidR="009850A6" w:rsidRPr="004B6C0D" w:rsidDel="00436468">
          <w:rPr>
            <w:rFonts w:cs="Arial"/>
            <w:rPrChange w:id="562" w:author="juan rios cortes" w:date="2020-06-13T19:30:00Z">
              <w:rPr/>
            </w:rPrChange>
          </w:rPr>
          <w:delText xml:space="preserve"> y $pass</w:delText>
        </w:r>
        <w:r w:rsidR="00AF1B67" w:rsidRPr="004B6C0D" w:rsidDel="00436468">
          <w:rPr>
            <w:rFonts w:cs="Arial"/>
            <w:rPrChange w:id="563" w:author="juan rios cortes" w:date="2020-06-13T19:30:00Z">
              <w:rPr/>
            </w:rPrChange>
          </w:rPr>
          <w:delText xml:space="preserve"> este obtiene la información solicitada en contraseña.</w:delText>
        </w:r>
      </w:del>
    </w:p>
    <w:p w14:paraId="24868CF3" w14:textId="71796B3B" w:rsidR="008F191E" w:rsidRPr="004B6C0D" w:rsidDel="00436468" w:rsidRDefault="00967688" w:rsidP="009850A6">
      <w:pPr>
        <w:rPr>
          <w:del w:id="564" w:author="juan rios cortes" w:date="2020-06-13T16:32:00Z"/>
          <w:rFonts w:cs="Arial"/>
          <w:rPrChange w:id="565" w:author="juan rios cortes" w:date="2020-06-13T19:30:00Z">
            <w:rPr>
              <w:del w:id="566" w:author="juan rios cortes" w:date="2020-06-13T16:32:00Z"/>
            </w:rPr>
          </w:rPrChange>
        </w:rPr>
      </w:pPr>
      <w:del w:id="567" w:author="juan rios cortes" w:date="2020-06-13T16:32:00Z">
        <w:r w:rsidRPr="004B6C0D" w:rsidDel="00436468">
          <w:rPr>
            <w:rFonts w:cs="Arial"/>
            <w:rPrChange w:id="568" w:author="juan rios cortes" w:date="2020-06-13T19:30:00Z">
              <w:rPr/>
            </w:rPrChange>
          </w:rPr>
          <w:delText>$query</w:delText>
        </w:r>
        <w:r w:rsidR="008F191E" w:rsidRPr="004B6C0D" w:rsidDel="00436468">
          <w:rPr>
            <w:rFonts w:cs="Arial"/>
            <w:rPrChange w:id="569" w:author="juan rios cortes" w:date="2020-06-13T19:30:00Z">
              <w:rPr/>
            </w:rPrChange>
          </w:rPr>
          <w:delText>:</w:delText>
        </w:r>
        <w:r w:rsidRPr="004B6C0D" w:rsidDel="00436468">
          <w:rPr>
            <w:rFonts w:cs="Arial"/>
            <w:rPrChange w:id="570" w:author="juan rios cortes" w:date="2020-06-13T19:30:00Z">
              <w:rPr/>
            </w:rPrChange>
          </w:rPr>
          <w:delText xml:space="preserve"> este nos ayuda a </w:delText>
        </w:r>
        <w:r w:rsidR="00A2426F" w:rsidRPr="004B6C0D" w:rsidDel="00436468">
          <w:rPr>
            <w:rFonts w:cs="Arial"/>
            <w:rPrChange w:id="571" w:author="juan rios cortes" w:date="2020-06-13T19:30:00Z">
              <w:rPr/>
            </w:rPrChange>
          </w:rPr>
          <w:delText>escribir</w:delText>
        </w:r>
        <w:r w:rsidRPr="004B6C0D" w:rsidDel="00436468">
          <w:rPr>
            <w:rFonts w:cs="Arial"/>
            <w:rPrChange w:id="572" w:author="juan rios cortes" w:date="2020-06-13T19:30:00Z">
              <w:rPr/>
            </w:rPrChange>
          </w:rPr>
          <w:delText xml:space="preserve"> la consulta a la base de datos </w:delText>
        </w:r>
        <w:r w:rsidR="008F191E" w:rsidRPr="004B6C0D" w:rsidDel="00436468">
          <w:rPr>
            <w:rFonts w:cs="Arial"/>
            <w:rPrChange w:id="573" w:author="juan rios cortes" w:date="2020-06-13T19:30:00Z">
              <w:rPr/>
            </w:rPrChange>
          </w:rPr>
          <w:delText>contando cuan</w:delText>
        </w:r>
        <w:r w:rsidR="00A2426F" w:rsidRPr="004B6C0D" w:rsidDel="00436468">
          <w:rPr>
            <w:rFonts w:cs="Arial"/>
            <w:rPrChange w:id="574" w:author="juan rios cortes" w:date="2020-06-13T19:30:00Z">
              <w:rPr/>
            </w:rPrChange>
          </w:rPr>
          <w:delText>t</w:delText>
        </w:r>
        <w:r w:rsidR="008F191E" w:rsidRPr="004B6C0D" w:rsidDel="00436468">
          <w:rPr>
            <w:rFonts w:cs="Arial"/>
            <w:rPrChange w:id="575" w:author="juan rios cortes" w:date="2020-06-13T19:30:00Z">
              <w:rPr/>
            </w:rPrChange>
          </w:rPr>
          <w:delText>o usuario y contraseñas son las mismas</w:delText>
        </w:r>
      </w:del>
    </w:p>
    <w:p w14:paraId="58DA0EBB" w14:textId="08ABD6C8" w:rsidR="008F191E" w:rsidRPr="004B6C0D" w:rsidDel="00436468" w:rsidRDefault="008F191E" w:rsidP="00DE3981">
      <w:pPr>
        <w:pStyle w:val="Ttulo2"/>
        <w:rPr>
          <w:del w:id="576" w:author="juan rios cortes" w:date="2020-06-13T16:32:00Z"/>
          <w:rFonts w:cs="Arial"/>
          <w:rPrChange w:id="577" w:author="juan rios cortes" w:date="2020-06-13T19:30:00Z">
            <w:rPr>
              <w:del w:id="578" w:author="juan rios cortes" w:date="2020-06-13T16:32:00Z"/>
            </w:rPr>
          </w:rPrChange>
        </w:rPr>
        <w:pPrChange w:id="579" w:author="juan rios cortes" w:date="2020-06-12T20:37:00Z">
          <w:pPr>
            <w:pStyle w:val="Ttulo2"/>
          </w:pPr>
        </w:pPrChange>
      </w:pPr>
      <w:commentRangeStart w:id="580"/>
      <w:del w:id="581" w:author="juan rios cortes" w:date="2020-06-13T16:32:00Z">
        <w:r w:rsidRPr="004B6C0D" w:rsidDel="00436468">
          <w:rPr>
            <w:rFonts w:cs="Arial"/>
            <w:rPrChange w:id="582" w:author="juan rios cortes" w:date="2020-06-13T19:30:00Z">
              <w:rPr/>
            </w:rPrChange>
          </w:rPr>
          <w:delText>$consulta</w:delText>
        </w:r>
        <w:commentRangeEnd w:id="580"/>
        <w:r w:rsidR="00695732" w:rsidRPr="004B6C0D" w:rsidDel="00436468">
          <w:rPr>
            <w:rStyle w:val="Refdecomentario"/>
            <w:rFonts w:eastAsiaTheme="minorEastAsia" w:cs="Arial"/>
            <w:rPrChange w:id="583" w:author="juan rios cortes" w:date="2020-06-13T19:30:00Z">
              <w:rPr>
                <w:rStyle w:val="Refdecomentario"/>
                <w:rFonts w:eastAsiaTheme="minorEastAsia" w:cstheme="minorBidi"/>
              </w:rPr>
            </w:rPrChange>
          </w:rPr>
          <w:commentReference w:id="580"/>
        </w:r>
        <w:r w:rsidRPr="004B6C0D" w:rsidDel="00436468">
          <w:rPr>
            <w:rFonts w:cs="Arial"/>
            <w:rPrChange w:id="584" w:author="juan rios cortes" w:date="2020-06-13T19:30:00Z">
              <w:rPr/>
            </w:rPrChange>
          </w:rPr>
          <w:delText>:</w:delText>
        </w:r>
        <w:r w:rsidR="00A2426F" w:rsidRPr="004B6C0D" w:rsidDel="00436468">
          <w:rPr>
            <w:rFonts w:cs="Arial"/>
            <w:rPrChange w:id="585" w:author="juan rios cortes" w:date="2020-06-13T19:30:00Z">
              <w:rPr/>
            </w:rPrChange>
          </w:rPr>
          <w:delText xml:space="preserve"> este nos ayuda a realizar la consulta en la base de datos.</w:delText>
        </w:r>
      </w:del>
    </w:p>
    <w:p w14:paraId="40740E93" w14:textId="38F12F4C" w:rsidR="00A2426F" w:rsidRPr="004B6C0D" w:rsidDel="00436468" w:rsidRDefault="00A2426F" w:rsidP="00A2426F">
      <w:pPr>
        <w:rPr>
          <w:del w:id="586" w:author="juan rios cortes" w:date="2020-06-13T16:32:00Z"/>
          <w:rFonts w:cs="Arial"/>
          <w:rPrChange w:id="587" w:author="juan rios cortes" w:date="2020-06-13T19:30:00Z">
            <w:rPr>
              <w:del w:id="588" w:author="juan rios cortes" w:date="2020-06-13T16:32:00Z"/>
            </w:rPr>
          </w:rPrChange>
        </w:rPr>
      </w:pPr>
      <w:del w:id="589" w:author="juan rios cortes" w:date="2020-06-13T16:32:00Z">
        <w:r w:rsidRPr="004B6C0D" w:rsidDel="00436468">
          <w:rPr>
            <w:rFonts w:cs="Arial"/>
            <w:rPrChange w:id="590" w:author="juan rios cortes" w:date="2020-06-13T19:30:00Z">
              <w:rPr/>
            </w:rPrChange>
          </w:rPr>
          <w:delText>$array: este obtiene el resultado de la fila guardando el índice si se encontró y en el caso de que no regresa un nul</w:delText>
        </w:r>
        <w:r w:rsidR="008B605F" w:rsidRPr="004B6C0D" w:rsidDel="00436468">
          <w:rPr>
            <w:rFonts w:cs="Arial"/>
            <w:rPrChange w:id="591" w:author="juan rios cortes" w:date="2020-06-13T19:30:00Z">
              <w:rPr/>
            </w:rPrChange>
          </w:rPr>
          <w:delText>o.</w:delText>
        </w:r>
      </w:del>
    </w:p>
    <w:p w14:paraId="3F5FF3CC" w14:textId="02CE4745" w:rsidR="00BD725F" w:rsidRPr="004B6C0D" w:rsidDel="004B6C0D" w:rsidRDefault="008B605F" w:rsidP="00DE3981">
      <w:pPr>
        <w:pStyle w:val="Ttulo2"/>
        <w:rPr>
          <w:del w:id="592" w:author="juan rios cortes" w:date="2020-06-13T19:31:00Z"/>
          <w:rFonts w:cs="Arial"/>
          <w:rPrChange w:id="593" w:author="juan rios cortes" w:date="2020-06-13T19:30:00Z">
            <w:rPr>
              <w:del w:id="594" w:author="juan rios cortes" w:date="2020-06-13T19:31:00Z"/>
            </w:rPr>
          </w:rPrChange>
        </w:rPr>
        <w:pPrChange w:id="595" w:author="juan rios cortes" w:date="2020-06-12T20:37:00Z">
          <w:pPr>
            <w:pStyle w:val="Ttulo2"/>
          </w:pPr>
        </w:pPrChange>
      </w:pPr>
      <w:del w:id="596" w:author="juan rios cortes" w:date="2020-06-13T19:31:00Z">
        <w:r w:rsidRPr="004B6C0D" w:rsidDel="004B6C0D">
          <w:rPr>
            <w:rFonts w:cs="Arial"/>
            <w:rPrChange w:id="597" w:author="juan rios cortes" w:date="2020-06-13T19:30:00Z">
              <w:rPr/>
            </w:rPrChange>
          </w:rPr>
          <w:delText>consulta.php</w:delText>
        </w:r>
      </w:del>
    </w:p>
    <w:p w14:paraId="5F9265C2" w14:textId="78920A10" w:rsidR="002E7C9D" w:rsidRPr="004B6C0D" w:rsidDel="004B6C0D" w:rsidRDefault="000A50F0" w:rsidP="002E7C9D">
      <w:pPr>
        <w:rPr>
          <w:del w:id="598" w:author="juan rios cortes" w:date="2020-06-13T19:30:00Z"/>
          <w:rFonts w:cs="Arial"/>
          <w:rPrChange w:id="599" w:author="juan rios cortes" w:date="2020-06-13T19:30:00Z">
            <w:rPr>
              <w:del w:id="600" w:author="juan rios cortes" w:date="2020-06-13T19:30:00Z"/>
            </w:rPr>
          </w:rPrChange>
        </w:rPr>
        <w:pPrChange w:id="601" w:author="juan rios cortes" w:date="2020-06-13T19:07:00Z">
          <w:pPr>
            <w:jc w:val="center"/>
          </w:pPr>
        </w:pPrChange>
      </w:pPr>
      <w:del w:id="602" w:author="juan rios cortes" w:date="2020-06-13T19:30:00Z">
        <w:r w:rsidRPr="004B6C0D" w:rsidDel="004B6C0D">
          <w:rPr>
            <w:rFonts w:cs="Arial"/>
            <w:noProof/>
            <w:rPrChange w:id="603" w:author="juan rios cortes" w:date="2020-06-13T19:30:00Z">
              <w:rPr>
                <w:noProof/>
              </w:rPr>
            </w:rPrChange>
          </w:rPr>
          <w:drawing>
            <wp:inline distT="0" distB="0" distL="0" distR="0" wp14:anchorId="16922F23" wp14:editId="01271DD9">
              <wp:extent cx="4582066" cy="31716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82066" cy="3171600"/>
                      </a:xfrm>
                      <a:prstGeom prst="rect">
                        <a:avLst/>
                      </a:prstGeom>
                      <a:noFill/>
                      <a:ln>
                        <a:noFill/>
                      </a:ln>
                    </pic:spPr>
                  </pic:pic>
                </a:graphicData>
              </a:graphic>
            </wp:inline>
          </w:drawing>
        </w:r>
      </w:del>
    </w:p>
    <w:p w14:paraId="4E516B95" w14:textId="21CBF8FF" w:rsidR="008B605F" w:rsidRPr="004B6C0D" w:rsidDel="00B64F3E" w:rsidRDefault="008B605F" w:rsidP="008B605F">
      <w:pPr>
        <w:rPr>
          <w:del w:id="604" w:author="juan rios cortes" w:date="2020-06-13T19:00:00Z"/>
          <w:rFonts w:cs="Arial"/>
          <w:rPrChange w:id="605" w:author="juan rios cortes" w:date="2020-06-13T19:30:00Z">
            <w:rPr>
              <w:del w:id="606" w:author="juan rios cortes" w:date="2020-06-13T19:00:00Z"/>
            </w:rPr>
          </w:rPrChange>
        </w:rPr>
      </w:pPr>
      <w:del w:id="607" w:author="juan rios cortes" w:date="2020-06-13T19:00:00Z">
        <w:r w:rsidRPr="004B6C0D" w:rsidDel="00B64F3E">
          <w:rPr>
            <w:rFonts w:cs="Arial"/>
            <w:rPrChange w:id="608" w:author="juan rios cortes" w:date="2020-06-13T19:30:00Z">
              <w:rPr/>
            </w:rPrChange>
          </w:rPr>
          <w:delText>Se encarga de mostrar los usuario registrados de la base de datos</w:delText>
        </w:r>
        <w:r w:rsidR="001B32A5" w:rsidRPr="004B6C0D" w:rsidDel="00B64F3E">
          <w:rPr>
            <w:rFonts w:cs="Arial"/>
            <w:rPrChange w:id="609" w:author="juan rios cortes" w:date="2020-06-13T19:30:00Z">
              <w:rPr/>
            </w:rPrChange>
          </w:rPr>
          <w:delText xml:space="preserve"> en la cual PHP rellenará la variable superglobal $_SESSION con cualesquiera datos de la sesión iniciada. Cuando PHP se cierra, automáticamente toma el contenido de la variable superglobal $_SESSION, la serializa, y la envía para almacenarla usando el gestor de almacenamiento de sesiones.</w:delText>
        </w:r>
      </w:del>
    </w:p>
    <w:p w14:paraId="2499167C" w14:textId="5DB5DC84" w:rsidR="004E5446" w:rsidRPr="004B6C0D" w:rsidDel="004B6C0D" w:rsidRDefault="004E5446" w:rsidP="008B605F">
      <w:pPr>
        <w:rPr>
          <w:del w:id="610" w:author="juan rios cortes" w:date="2020-06-13T19:30:00Z"/>
          <w:rFonts w:cs="Arial"/>
          <w:rPrChange w:id="611" w:author="juan rios cortes" w:date="2020-06-13T19:30:00Z">
            <w:rPr>
              <w:del w:id="612" w:author="juan rios cortes" w:date="2020-06-13T19:30:00Z"/>
            </w:rPr>
          </w:rPrChange>
        </w:rPr>
      </w:pPr>
      <w:commentRangeStart w:id="613"/>
      <w:del w:id="614" w:author="juan rios cortes" w:date="2020-06-13T19:30:00Z">
        <w:r w:rsidRPr="004B6C0D" w:rsidDel="004B6C0D">
          <w:rPr>
            <w:rFonts w:cs="Arial"/>
            <w:rPrChange w:id="615" w:author="juan rios cortes" w:date="2020-06-13T19:30:00Z">
              <w:rPr/>
            </w:rPrChange>
          </w:rPr>
          <w:delText>$consulta_sql:</w:delText>
        </w:r>
        <w:commentRangeEnd w:id="613"/>
        <w:r w:rsidR="00913684" w:rsidRPr="004B6C0D" w:rsidDel="004B6C0D">
          <w:rPr>
            <w:rStyle w:val="Refdecomentario"/>
            <w:rFonts w:cs="Arial"/>
            <w:rPrChange w:id="616" w:author="juan rios cortes" w:date="2020-06-13T19:30:00Z">
              <w:rPr>
                <w:rStyle w:val="Refdecomentario"/>
              </w:rPr>
            </w:rPrChange>
          </w:rPr>
          <w:commentReference w:id="613"/>
        </w:r>
        <w:r w:rsidRPr="004B6C0D" w:rsidDel="004B6C0D">
          <w:rPr>
            <w:rFonts w:cs="Arial"/>
            <w:rPrChange w:id="617" w:author="juan rios cortes" w:date="2020-06-13T19:30:00Z">
              <w:rPr/>
            </w:rPrChange>
          </w:rPr>
          <w:delText xml:space="preserve"> </w:delText>
        </w:r>
      </w:del>
      <w:del w:id="618" w:author="juan rios cortes" w:date="2020-06-13T19:13:00Z">
        <w:r w:rsidRPr="004B6C0D" w:rsidDel="00C42FA6">
          <w:rPr>
            <w:rFonts w:cs="Arial"/>
            <w:rPrChange w:id="619" w:author="juan rios cortes" w:date="2020-06-13T19:30:00Z">
              <w:rPr/>
            </w:rPrChange>
          </w:rPr>
          <w:delText>genera el query de la cual</w:delText>
        </w:r>
      </w:del>
      <w:del w:id="620" w:author="juan rios cortes" w:date="2020-06-13T19:30:00Z">
        <w:r w:rsidRPr="004B6C0D" w:rsidDel="004B6C0D">
          <w:rPr>
            <w:rFonts w:cs="Arial"/>
            <w:rPrChange w:id="621" w:author="juan rios cortes" w:date="2020-06-13T19:30:00Z">
              <w:rPr/>
            </w:rPrChange>
          </w:rPr>
          <w:delText xml:space="preserve"> selecciona la tabla `usuarios`</w:delText>
        </w:r>
      </w:del>
    </w:p>
    <w:p w14:paraId="20006758" w14:textId="4571CEC0" w:rsidR="004E5446" w:rsidRPr="004B6C0D" w:rsidDel="004B6C0D" w:rsidRDefault="004E5446" w:rsidP="008B605F">
      <w:pPr>
        <w:rPr>
          <w:del w:id="622" w:author="juan rios cortes" w:date="2020-06-13T19:30:00Z"/>
          <w:rFonts w:cs="Arial"/>
          <w:rPrChange w:id="623" w:author="juan rios cortes" w:date="2020-06-13T19:30:00Z">
            <w:rPr>
              <w:del w:id="624" w:author="juan rios cortes" w:date="2020-06-13T19:30:00Z"/>
            </w:rPr>
          </w:rPrChange>
        </w:rPr>
      </w:pPr>
      <w:del w:id="625" w:author="juan rios cortes" w:date="2020-06-13T19:30:00Z">
        <w:r w:rsidRPr="004B6C0D" w:rsidDel="004B6C0D">
          <w:rPr>
            <w:rFonts w:cs="Arial"/>
            <w:rPrChange w:id="626" w:author="juan rios cortes" w:date="2020-06-13T19:30:00Z">
              <w:rPr/>
            </w:rPrChange>
          </w:rPr>
          <w:delText xml:space="preserve">$resultado: Manda el query por medio de la conexión y se almacena </w:delText>
        </w:r>
      </w:del>
      <w:del w:id="627" w:author="juan rios cortes" w:date="2020-06-13T19:11:00Z">
        <w:r w:rsidRPr="004B6C0D" w:rsidDel="002E7C9D">
          <w:rPr>
            <w:rFonts w:cs="Arial"/>
            <w:rPrChange w:id="628" w:author="juan rios cortes" w:date="2020-06-13T19:30:00Z">
              <w:rPr/>
            </w:rPrChange>
          </w:rPr>
          <w:delText>en una variable para poder imprimir el resultado</w:delText>
        </w:r>
      </w:del>
    </w:p>
    <w:p w14:paraId="4A895BB5" w14:textId="316AC24A" w:rsidR="00A570D8" w:rsidRPr="004B6C0D" w:rsidDel="004B6C0D" w:rsidRDefault="004E5446" w:rsidP="004E5446">
      <w:pPr>
        <w:rPr>
          <w:del w:id="629" w:author="juan rios cortes" w:date="2020-06-13T19:30:00Z"/>
          <w:rFonts w:cs="Arial"/>
          <w:rPrChange w:id="630" w:author="juan rios cortes" w:date="2020-06-13T19:30:00Z">
            <w:rPr>
              <w:del w:id="631" w:author="juan rios cortes" w:date="2020-06-13T19:30:00Z"/>
            </w:rPr>
          </w:rPrChange>
        </w:rPr>
      </w:pPr>
      <w:del w:id="632" w:author="juan rios cortes" w:date="2020-06-13T19:30:00Z">
        <w:r w:rsidRPr="004B6C0D" w:rsidDel="004B6C0D">
          <w:rPr>
            <w:rFonts w:cs="Arial"/>
            <w:rPrChange w:id="633" w:author="juan rios cortes" w:date="2020-06-13T19:30:00Z">
              <w:rPr/>
            </w:rPrChange>
          </w:rPr>
          <w:delText>$count</w:delText>
        </w:r>
        <w:r w:rsidR="00A570D8" w:rsidRPr="004B6C0D" w:rsidDel="004B6C0D">
          <w:rPr>
            <w:rFonts w:cs="Arial"/>
            <w:rPrChange w:id="634" w:author="juan rios cortes" w:date="2020-06-13T19:30:00Z">
              <w:rPr/>
            </w:rPrChange>
          </w:rPr>
          <w:delText xml:space="preserve"> (mysqli_num_rows)</w:delText>
        </w:r>
        <w:r w:rsidRPr="004B6C0D" w:rsidDel="004B6C0D">
          <w:rPr>
            <w:rFonts w:cs="Arial"/>
            <w:rPrChange w:id="635" w:author="juan rios cortes" w:date="2020-06-13T19:30:00Z">
              <w:rPr/>
            </w:rPrChange>
          </w:rPr>
          <w:delText xml:space="preserve">: </w:delText>
        </w:r>
      </w:del>
      <w:del w:id="636" w:author="juan rios cortes" w:date="2020-06-13T19:14:00Z">
        <w:r w:rsidRPr="004B6C0D" w:rsidDel="00C42FA6">
          <w:rPr>
            <w:rFonts w:cs="Arial"/>
            <w:rPrChange w:id="637" w:author="juan rios cortes" w:date="2020-06-13T19:30:00Z">
              <w:rPr/>
            </w:rPrChange>
          </w:rPr>
          <w:delText>Retorna el número de filas del resultado</w:delText>
        </w:r>
        <w:r w:rsidR="00A570D8" w:rsidRPr="004B6C0D" w:rsidDel="00C42FA6">
          <w:rPr>
            <w:rFonts w:cs="Arial"/>
            <w:rPrChange w:id="638" w:author="juan rios cortes" w:date="2020-06-13T19:30:00Z">
              <w:rPr/>
            </w:rPrChange>
          </w:rPr>
          <w:delText>($resultado)</w:delText>
        </w:r>
      </w:del>
      <w:del w:id="639" w:author="juan rios cortes" w:date="2020-06-13T19:30:00Z">
        <w:r w:rsidRPr="004B6C0D" w:rsidDel="004B6C0D">
          <w:rPr>
            <w:rFonts w:cs="Arial"/>
            <w:rPrChange w:id="640" w:author="juan rios cortes" w:date="2020-06-13T19:30:00Z">
              <w:rPr/>
            </w:rPrChange>
          </w:rPr>
          <w:delText>. El comportamiento de mysqli_num_rows() depende de si es que se utilizan resultsets con o sin buffer. En caso de emplearlos sin buffer mysqli_num_rows() no retornará el número de filas correcto hasta que todas las filas del resultado hayan sido recuperadas.</w:delText>
        </w:r>
      </w:del>
    </w:p>
    <w:p w14:paraId="12900633" w14:textId="38E70AEC" w:rsidR="00A1704F" w:rsidRPr="004B6C0D" w:rsidDel="004B6C0D" w:rsidRDefault="00A570D8" w:rsidP="004E5446">
      <w:pPr>
        <w:rPr>
          <w:del w:id="641" w:author="juan rios cortes" w:date="2020-06-13T19:30:00Z"/>
          <w:rFonts w:cs="Arial"/>
          <w:rPrChange w:id="642" w:author="juan rios cortes" w:date="2020-06-13T19:30:00Z">
            <w:rPr>
              <w:del w:id="643" w:author="juan rios cortes" w:date="2020-06-13T19:30:00Z"/>
            </w:rPr>
          </w:rPrChange>
        </w:rPr>
      </w:pPr>
      <w:del w:id="644" w:author="juan rios cortes" w:date="2020-06-13T19:30:00Z">
        <w:r w:rsidRPr="004B6C0D" w:rsidDel="004B6C0D">
          <w:rPr>
            <w:rFonts w:cs="Arial"/>
            <w:rPrChange w:id="645" w:author="juan rios cortes" w:date="2020-06-13T19:30:00Z">
              <w:rPr/>
            </w:rPrChange>
          </w:rPr>
          <w:delText xml:space="preserve">while ($row = mysqli_fetch_assoc($resultado)) {………Pinta nuestra tabla por medio de la varibale $row que contiene mysqli_fetch_assoc de la cual </w:delText>
        </w:r>
        <w:r w:rsidR="00A1704F" w:rsidRPr="004B6C0D" w:rsidDel="004B6C0D">
          <w:rPr>
            <w:rFonts w:cs="Arial"/>
            <w:rPrChange w:id="646" w:author="juan rios cortes" w:date="2020-06-13T19:30:00Z">
              <w:rPr/>
            </w:rPrChange>
          </w:rPr>
          <w:delText>retorna un array asociativo correspondiente a la fila obtenida o NULL si no hubiera más filas.</w:delText>
        </w:r>
      </w:del>
    </w:p>
    <w:p w14:paraId="3A4A8508" w14:textId="4D7AF742" w:rsidR="00A570D8" w:rsidRPr="004B6C0D" w:rsidDel="00C42FA6" w:rsidRDefault="00A1704F" w:rsidP="00010CC5">
      <w:pPr>
        <w:pStyle w:val="Prrafodelista"/>
        <w:jc w:val="center"/>
        <w:rPr>
          <w:del w:id="647" w:author="juan rios cortes" w:date="2020-06-13T19:15:00Z"/>
          <w:rFonts w:cs="Arial"/>
          <w:rPrChange w:id="648" w:author="juan rios cortes" w:date="2020-06-13T19:30:00Z">
            <w:rPr>
              <w:del w:id="649" w:author="juan rios cortes" w:date="2020-06-13T19:15:00Z"/>
            </w:rPr>
          </w:rPrChange>
        </w:rPr>
      </w:pPr>
      <w:del w:id="650" w:author="juan rios cortes" w:date="2020-06-13T19:15:00Z">
        <w:r w:rsidRPr="004B6C0D" w:rsidDel="00C42FA6">
          <w:rPr>
            <w:rFonts w:cs="Arial"/>
            <w:rPrChange w:id="651" w:author="juan rios cortes" w:date="2020-06-13T19:30:00Z">
              <w:rPr/>
            </w:rPrChange>
          </w:rPr>
          <w:delText>Imprime cada dato que se encuentra en la base de datos</w:delText>
        </w:r>
        <w:r w:rsidR="00C67614" w:rsidRPr="004B6C0D" w:rsidDel="00C42FA6">
          <w:rPr>
            <w:rFonts w:cs="Arial"/>
            <w:rPrChange w:id="652" w:author="juan rios cortes" w:date="2020-06-13T19:30:00Z">
              <w:rPr/>
            </w:rPrChange>
          </w:rPr>
          <w:delText>.</w:delText>
        </w:r>
      </w:del>
    </w:p>
    <w:p w14:paraId="016C742D" w14:textId="5BDBE5E9" w:rsidR="00C42FA6" w:rsidRPr="004B6C0D" w:rsidRDefault="00C42FA6" w:rsidP="00C42FA6">
      <w:pPr>
        <w:jc w:val="center"/>
        <w:rPr>
          <w:ins w:id="653" w:author="juan rios cortes" w:date="2020-06-13T19:18:00Z"/>
          <w:rFonts w:cs="Arial"/>
          <w:b/>
          <w:bCs/>
          <w:sz w:val="40"/>
          <w:szCs w:val="40"/>
          <w:rPrChange w:id="654" w:author="juan rios cortes" w:date="2020-06-13T19:30:00Z">
            <w:rPr>
              <w:ins w:id="655" w:author="juan rios cortes" w:date="2020-06-13T19:18:00Z"/>
              <w:b/>
              <w:bCs/>
              <w:sz w:val="40"/>
              <w:szCs w:val="40"/>
            </w:rPr>
          </w:rPrChange>
        </w:rPr>
      </w:pPr>
      <w:ins w:id="656" w:author="juan rios cortes" w:date="2020-06-13T19:15:00Z">
        <w:r w:rsidRPr="004B6C0D">
          <w:rPr>
            <w:rFonts w:cs="Arial"/>
            <w:b/>
            <w:bCs/>
            <w:sz w:val="40"/>
            <w:szCs w:val="40"/>
            <w:rPrChange w:id="657" w:author="juan rios cortes" w:date="2020-06-13T19:30:00Z">
              <w:rPr>
                <w:b/>
                <w:bCs/>
                <w:sz w:val="40"/>
                <w:szCs w:val="40"/>
              </w:rPr>
            </w:rPrChange>
          </w:rPr>
          <w:t>eliminar.php</w:t>
        </w:r>
      </w:ins>
    </w:p>
    <w:p w14:paraId="1E100B11" w14:textId="0C5ABF45" w:rsidR="00C42FA6" w:rsidRPr="004B6C0D" w:rsidRDefault="00C42FA6" w:rsidP="00C42FA6">
      <w:pPr>
        <w:jc w:val="center"/>
        <w:rPr>
          <w:ins w:id="658" w:author="juan rios cortes" w:date="2020-06-13T19:15:00Z"/>
          <w:rFonts w:cs="Arial"/>
          <w:b/>
          <w:bCs/>
          <w:sz w:val="40"/>
          <w:szCs w:val="40"/>
          <w:rPrChange w:id="659" w:author="juan rios cortes" w:date="2020-06-13T19:30:00Z">
            <w:rPr>
              <w:ins w:id="660" w:author="juan rios cortes" w:date="2020-06-13T19:15:00Z"/>
            </w:rPr>
          </w:rPrChange>
        </w:rPr>
        <w:pPrChange w:id="661" w:author="juan rios cortes" w:date="2020-06-13T19:15:00Z">
          <w:pPr/>
        </w:pPrChange>
      </w:pPr>
      <w:ins w:id="662" w:author="juan rios cortes" w:date="2020-06-13T19:18:00Z">
        <w:r w:rsidRPr="004B6C0D">
          <w:rPr>
            <w:rFonts w:cs="Arial"/>
            <w:b/>
            <w:bCs/>
            <w:noProof/>
            <w:sz w:val="40"/>
            <w:szCs w:val="40"/>
            <w:rPrChange w:id="663" w:author="juan rios cortes" w:date="2020-06-13T19:30:00Z">
              <w:rPr>
                <w:b/>
                <w:bCs/>
                <w:noProof/>
                <w:sz w:val="40"/>
                <w:szCs w:val="40"/>
              </w:rPr>
            </w:rPrChange>
          </w:rPr>
          <w:drawing>
            <wp:inline distT="0" distB="0" distL="0" distR="0" wp14:anchorId="19253DB9" wp14:editId="2A61ED01">
              <wp:extent cx="6150340" cy="3362325"/>
              <wp:effectExtent l="0" t="0" r="317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53548" cy="3364079"/>
                      </a:xfrm>
                      <a:prstGeom prst="rect">
                        <a:avLst/>
                      </a:prstGeom>
                      <a:noFill/>
                      <a:ln>
                        <a:noFill/>
                      </a:ln>
                    </pic:spPr>
                  </pic:pic>
                </a:graphicData>
              </a:graphic>
            </wp:inline>
          </w:drawing>
        </w:r>
      </w:ins>
    </w:p>
    <w:p w14:paraId="57DE47B7" w14:textId="54B447FA" w:rsidR="00C67614" w:rsidRPr="004B6C0D" w:rsidDel="00C42FA6" w:rsidRDefault="00933FA8" w:rsidP="004E5446">
      <w:pPr>
        <w:rPr>
          <w:del w:id="664" w:author="juan rios cortes" w:date="2020-06-13T19:15:00Z"/>
          <w:rFonts w:cs="Arial"/>
          <w:rPrChange w:id="665" w:author="juan rios cortes" w:date="2020-06-13T19:30:00Z">
            <w:rPr>
              <w:del w:id="666" w:author="juan rios cortes" w:date="2020-06-13T19:15:00Z"/>
            </w:rPr>
          </w:rPrChange>
        </w:rPr>
      </w:pPr>
      <w:del w:id="667" w:author="juan rios cortes" w:date="2020-06-13T19:15:00Z">
        <w:r w:rsidRPr="004B6C0D" w:rsidDel="00C42FA6">
          <w:rPr>
            <w:rFonts w:cs="Arial"/>
            <w:rPrChange w:id="668" w:author="juan rios cortes" w:date="2020-06-13T19:30:00Z">
              <w:rPr/>
            </w:rPrChange>
          </w:rPr>
          <w:delText xml:space="preserve">También contamos con tres </w:delText>
        </w:r>
        <w:commentRangeStart w:id="669"/>
        <w:r w:rsidRPr="004B6C0D" w:rsidDel="00C42FA6">
          <w:rPr>
            <w:rFonts w:cs="Arial"/>
            <w:rPrChange w:id="670" w:author="juan rios cortes" w:date="2020-06-13T19:30:00Z">
              <w:rPr/>
            </w:rPrChange>
          </w:rPr>
          <w:delText>botones</w:delText>
        </w:r>
        <w:commentRangeEnd w:id="669"/>
        <w:r w:rsidR="00913684" w:rsidRPr="004B6C0D" w:rsidDel="00C42FA6">
          <w:rPr>
            <w:rStyle w:val="Refdecomentario"/>
            <w:rFonts w:cs="Arial"/>
            <w:rPrChange w:id="671" w:author="juan rios cortes" w:date="2020-06-13T19:30:00Z">
              <w:rPr>
                <w:rStyle w:val="Refdecomentario"/>
              </w:rPr>
            </w:rPrChange>
          </w:rPr>
          <w:commentReference w:id="669"/>
        </w:r>
        <w:r w:rsidRPr="004B6C0D" w:rsidDel="00C42FA6">
          <w:rPr>
            <w:rFonts w:cs="Arial"/>
            <w:rPrChange w:id="672" w:author="juan rios cortes" w:date="2020-06-13T19:30:00Z">
              <w:rPr/>
            </w:rPrChange>
          </w:rPr>
          <w:delText>:</w:delText>
        </w:r>
      </w:del>
    </w:p>
    <w:p w14:paraId="05722016" w14:textId="27A411B5" w:rsidR="00933FA8" w:rsidRPr="004B6C0D" w:rsidDel="00C42FA6" w:rsidRDefault="00933FA8" w:rsidP="00933FA8">
      <w:pPr>
        <w:pStyle w:val="Prrafodelista"/>
        <w:numPr>
          <w:ilvl w:val="0"/>
          <w:numId w:val="2"/>
        </w:numPr>
        <w:rPr>
          <w:del w:id="673" w:author="juan rios cortes" w:date="2020-06-13T19:15:00Z"/>
          <w:rFonts w:cs="Arial"/>
          <w:rPrChange w:id="674" w:author="juan rios cortes" w:date="2020-06-13T19:30:00Z">
            <w:rPr>
              <w:del w:id="675" w:author="juan rios cortes" w:date="2020-06-13T19:15:00Z"/>
            </w:rPr>
          </w:rPrChange>
        </w:rPr>
      </w:pPr>
      <w:del w:id="676" w:author="juan rios cortes" w:date="2020-06-13T19:15:00Z">
        <w:r w:rsidRPr="004B6C0D" w:rsidDel="00C42FA6">
          <w:rPr>
            <w:rFonts w:cs="Arial"/>
            <w:rPrChange w:id="677" w:author="juan rios cortes" w:date="2020-06-13T19:30:00Z">
              <w:rPr/>
            </w:rPrChange>
          </w:rPr>
          <w:delText>Agregar usuario</w:delText>
        </w:r>
      </w:del>
    </w:p>
    <w:p w14:paraId="06458EFD" w14:textId="56342FF1" w:rsidR="00933FA8" w:rsidRPr="004B6C0D" w:rsidDel="00C42FA6" w:rsidRDefault="007B7100" w:rsidP="00933FA8">
      <w:pPr>
        <w:pStyle w:val="Prrafodelista"/>
        <w:rPr>
          <w:del w:id="678" w:author="juan rios cortes" w:date="2020-06-13T19:15:00Z"/>
          <w:rFonts w:cs="Arial"/>
          <w:rPrChange w:id="679" w:author="juan rios cortes" w:date="2020-06-13T19:30:00Z">
            <w:rPr>
              <w:del w:id="680" w:author="juan rios cortes" w:date="2020-06-13T19:15:00Z"/>
            </w:rPr>
          </w:rPrChange>
        </w:rPr>
      </w:pPr>
      <w:del w:id="681" w:author="juan rios cortes" w:date="2020-06-13T19:15:00Z">
        <w:r w:rsidRPr="004B6C0D" w:rsidDel="00C42FA6">
          <w:rPr>
            <w:rFonts w:cs="Arial"/>
            <w:rPrChange w:id="682" w:author="juan rios cortes" w:date="2020-06-13T19:30:00Z">
              <w:rPr/>
            </w:rPrChange>
          </w:rPr>
          <w:delText>Es lo único que hace es redireccionando a lo que es registro.php</w:delText>
        </w:r>
      </w:del>
    </w:p>
    <w:p w14:paraId="358B2CB8" w14:textId="5385C247" w:rsidR="00933FA8" w:rsidRPr="004B6C0D" w:rsidDel="00C42FA6" w:rsidRDefault="00933FA8" w:rsidP="00933FA8">
      <w:pPr>
        <w:pStyle w:val="Prrafodelista"/>
        <w:numPr>
          <w:ilvl w:val="0"/>
          <w:numId w:val="2"/>
        </w:numPr>
        <w:rPr>
          <w:del w:id="683" w:author="juan rios cortes" w:date="2020-06-13T19:15:00Z"/>
          <w:rFonts w:cs="Arial"/>
          <w:rPrChange w:id="684" w:author="juan rios cortes" w:date="2020-06-13T19:30:00Z">
            <w:rPr>
              <w:del w:id="685" w:author="juan rios cortes" w:date="2020-06-13T19:15:00Z"/>
            </w:rPr>
          </w:rPrChange>
        </w:rPr>
      </w:pPr>
      <w:del w:id="686" w:author="juan rios cortes" w:date="2020-06-13T19:15:00Z">
        <w:r w:rsidRPr="004B6C0D" w:rsidDel="00C42FA6">
          <w:rPr>
            <w:rFonts w:cs="Arial"/>
            <w:rPrChange w:id="687" w:author="juan rios cortes" w:date="2020-06-13T19:30:00Z">
              <w:rPr/>
            </w:rPrChange>
          </w:rPr>
          <w:delText>Eliminar usuario</w:delText>
        </w:r>
        <w:r w:rsidR="00405EAB" w:rsidRPr="004B6C0D" w:rsidDel="00C42FA6">
          <w:rPr>
            <w:rFonts w:cs="Arial"/>
            <w:rPrChange w:id="688" w:author="juan rios cortes" w:date="2020-06-13T19:30:00Z">
              <w:rPr/>
            </w:rPrChange>
          </w:rPr>
          <w:delText xml:space="preserve"> (</w:delText>
        </w:r>
        <w:r w:rsidR="00405EAB" w:rsidRPr="004B6C0D" w:rsidDel="00C42FA6">
          <w:rPr>
            <w:rFonts w:cs="Arial"/>
            <w:b/>
            <w:bCs/>
            <w:rPrChange w:id="689" w:author="juan rios cortes" w:date="2020-06-13T19:30:00Z">
              <w:rPr/>
            </w:rPrChange>
          </w:rPr>
          <w:delText>eliminar.php</w:delText>
        </w:r>
        <w:r w:rsidR="00405EAB" w:rsidRPr="004B6C0D" w:rsidDel="00C42FA6">
          <w:rPr>
            <w:rFonts w:cs="Arial"/>
            <w:rPrChange w:id="690" w:author="juan rios cortes" w:date="2020-06-13T19:30:00Z">
              <w:rPr/>
            </w:rPrChange>
          </w:rPr>
          <w:delText>)</w:delText>
        </w:r>
        <w:commentRangeStart w:id="691"/>
      </w:del>
    </w:p>
    <w:p w14:paraId="373F5A26" w14:textId="10687663" w:rsidR="00010CC5" w:rsidRPr="004B6C0D" w:rsidRDefault="00010CC5" w:rsidP="00010CC5">
      <w:pPr>
        <w:pStyle w:val="Prrafodelista"/>
        <w:jc w:val="center"/>
        <w:rPr>
          <w:rFonts w:cs="Arial"/>
          <w:rPrChange w:id="692" w:author="juan rios cortes" w:date="2020-06-13T19:30:00Z">
            <w:rPr/>
          </w:rPrChange>
        </w:rPr>
      </w:pPr>
      <w:del w:id="693" w:author="juan rios cortes" w:date="2020-06-13T19:18:00Z">
        <w:r w:rsidRPr="004B6C0D" w:rsidDel="00C42FA6">
          <w:rPr>
            <w:rFonts w:cs="Arial"/>
            <w:noProof/>
            <w:rPrChange w:id="694" w:author="juan rios cortes" w:date="2020-06-13T19:30:00Z">
              <w:rPr>
                <w:noProof/>
              </w:rPr>
            </w:rPrChange>
          </w:rPr>
          <w:drawing>
            <wp:inline distT="0" distB="0" distL="0" distR="0" wp14:anchorId="1EFAB7D9" wp14:editId="12926FE9">
              <wp:extent cx="4635415" cy="31716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35415" cy="3171600"/>
                      </a:xfrm>
                      <a:prstGeom prst="rect">
                        <a:avLst/>
                      </a:prstGeom>
                      <a:noFill/>
                      <a:ln>
                        <a:noFill/>
                      </a:ln>
                    </pic:spPr>
                  </pic:pic>
                </a:graphicData>
              </a:graphic>
            </wp:inline>
          </w:drawing>
        </w:r>
      </w:del>
    </w:p>
    <w:p w14:paraId="68A44107" w14:textId="2FF724CC" w:rsidR="00C42FA6" w:rsidRPr="004B6C0D" w:rsidRDefault="007B7100" w:rsidP="007B7100">
      <w:pPr>
        <w:pStyle w:val="Prrafodelista"/>
        <w:rPr>
          <w:ins w:id="695" w:author="juan rios cortes" w:date="2020-06-13T19:23:00Z"/>
          <w:rFonts w:cs="Arial"/>
          <w:rPrChange w:id="696" w:author="juan rios cortes" w:date="2020-06-13T19:30:00Z">
            <w:rPr>
              <w:ins w:id="697" w:author="juan rios cortes" w:date="2020-06-13T19:23:00Z"/>
            </w:rPr>
          </w:rPrChange>
        </w:rPr>
      </w:pPr>
      <w:r w:rsidRPr="004B6C0D">
        <w:rPr>
          <w:rFonts w:cs="Arial"/>
          <w:rPrChange w:id="698" w:author="juan rios cortes" w:date="2020-06-13T19:30:00Z">
            <w:rPr/>
          </w:rPrChange>
        </w:rPr>
        <w:t xml:space="preserve">Nos </w:t>
      </w:r>
      <w:r w:rsidR="00DD01F6" w:rsidRPr="004B6C0D">
        <w:rPr>
          <w:rFonts w:cs="Arial"/>
          <w:rPrChange w:id="699" w:author="juan rios cortes" w:date="2020-06-13T19:30:00Z">
            <w:rPr/>
          </w:rPrChange>
        </w:rPr>
        <w:t xml:space="preserve">permite eliminar algún usuario </w:t>
      </w:r>
      <w:commentRangeEnd w:id="691"/>
      <w:r w:rsidR="00913684" w:rsidRPr="004B6C0D">
        <w:rPr>
          <w:rStyle w:val="Refdecomentario"/>
          <w:rFonts w:cs="Arial"/>
          <w:rPrChange w:id="700" w:author="juan rios cortes" w:date="2020-06-13T19:30:00Z">
            <w:rPr>
              <w:rStyle w:val="Refdecomentario"/>
            </w:rPr>
          </w:rPrChange>
        </w:rPr>
        <w:commentReference w:id="691"/>
      </w:r>
      <w:r w:rsidR="00DD01F6" w:rsidRPr="004B6C0D">
        <w:rPr>
          <w:rFonts w:cs="Arial"/>
          <w:rPrChange w:id="701" w:author="juan rios cortes" w:date="2020-06-13T19:30:00Z">
            <w:rPr/>
          </w:rPrChange>
        </w:rPr>
        <w:t>registrado pero para ello se realiza una consulta por medio de la variable $sSQL de la cual se genera el query seleccionando la tabla usuario ordenando por medio del id la vari</w:t>
      </w:r>
      <w:r w:rsidR="00E7080D" w:rsidRPr="004B6C0D">
        <w:rPr>
          <w:rFonts w:cs="Arial"/>
          <w:rPrChange w:id="702" w:author="juan rios cortes" w:date="2020-06-13T19:30:00Z">
            <w:rPr/>
          </w:rPrChange>
        </w:rPr>
        <w:t>a</w:t>
      </w:r>
      <w:r w:rsidR="00DD01F6" w:rsidRPr="004B6C0D">
        <w:rPr>
          <w:rFonts w:cs="Arial"/>
          <w:rPrChange w:id="703" w:author="juan rios cortes" w:date="2020-06-13T19:30:00Z">
            <w:rPr/>
          </w:rPrChange>
        </w:rPr>
        <w:t>bl</w:t>
      </w:r>
      <w:r w:rsidR="00E7080D" w:rsidRPr="004B6C0D">
        <w:rPr>
          <w:rFonts w:cs="Arial"/>
          <w:rPrChange w:id="704" w:author="juan rios cortes" w:date="2020-06-13T19:30:00Z">
            <w:rPr/>
          </w:rPrChange>
        </w:rPr>
        <w:t>e</w:t>
      </w:r>
      <w:r w:rsidR="004C1C08" w:rsidRPr="004B6C0D">
        <w:rPr>
          <w:rFonts w:cs="Arial"/>
          <w:rPrChange w:id="705" w:author="juan rios cortes" w:date="2020-06-13T19:30:00Z">
            <w:rPr/>
          </w:rPrChange>
        </w:rPr>
        <w:t xml:space="preserve">, </w:t>
      </w:r>
      <w:ins w:id="706" w:author="juan rios cortes" w:date="2020-06-13T19:20:00Z">
        <w:r w:rsidR="00C42FA6" w:rsidRPr="004B6C0D">
          <w:rPr>
            <w:rFonts w:cs="Arial"/>
            <w:rPrChange w:id="707" w:author="juan rios cortes" w:date="2020-06-13T19:30:00Z">
              <w:rPr/>
            </w:rPrChange>
          </w:rPr>
          <w:t>nos mostrara los registros en forma de menú desplega</w:t>
        </w:r>
      </w:ins>
      <w:ins w:id="708" w:author="juan rios cortes" w:date="2020-06-13T19:21:00Z">
        <w:r w:rsidR="00C42FA6" w:rsidRPr="004B6C0D">
          <w:rPr>
            <w:rFonts w:cs="Arial"/>
            <w:rPrChange w:id="709" w:author="juan rios cortes" w:date="2020-06-13T19:30:00Z">
              <w:rPr/>
            </w:rPrChange>
          </w:rPr>
          <w:t>ble</w:t>
        </w:r>
      </w:ins>
      <w:ins w:id="710" w:author="juan rios cortes" w:date="2020-06-13T19:25:00Z">
        <w:r w:rsidR="004B6C0D" w:rsidRPr="004B6C0D">
          <w:rPr>
            <w:rFonts w:cs="Arial"/>
            <w:rPrChange w:id="711" w:author="juan rios cortes" w:date="2020-06-13T19:30:00Z">
              <w:rPr/>
            </w:rPrChange>
          </w:rPr>
          <w:t xml:space="preserve"> con título usuario a eliminar</w:t>
        </w:r>
      </w:ins>
      <w:ins w:id="712" w:author="juan rios cortes" w:date="2020-06-13T19:22:00Z">
        <w:r w:rsidR="00C42FA6" w:rsidRPr="004B6C0D">
          <w:rPr>
            <w:rFonts w:cs="Arial"/>
            <w:rPrChange w:id="713" w:author="juan rios cortes" w:date="2020-06-13T19:30:00Z">
              <w:rPr/>
            </w:rPrChange>
          </w:rPr>
          <w:t>, en este podremos seleccionar el usuario, también ha</w:t>
        </w:r>
        <w:r w:rsidR="004B6C0D" w:rsidRPr="004B6C0D">
          <w:rPr>
            <w:rFonts w:cs="Arial"/>
            <w:rPrChange w:id="714" w:author="juan rios cortes" w:date="2020-06-13T19:30:00Z">
              <w:rPr/>
            </w:rPrChange>
          </w:rPr>
          <w:t>y dos botones</w:t>
        </w:r>
      </w:ins>
      <w:ins w:id="715" w:author="juan rios cortes" w:date="2020-06-13T19:23:00Z">
        <w:r w:rsidR="004B6C0D" w:rsidRPr="004B6C0D">
          <w:rPr>
            <w:rFonts w:cs="Arial"/>
            <w:rPrChange w:id="716" w:author="juan rios cortes" w:date="2020-06-13T19:30:00Z">
              <w:rPr/>
            </w:rPrChange>
          </w:rPr>
          <w:t>:</w:t>
        </w:r>
      </w:ins>
    </w:p>
    <w:p w14:paraId="3281EFE2" w14:textId="1603A6C8" w:rsidR="004B6C0D" w:rsidRPr="004B6C0D" w:rsidRDefault="004B6C0D" w:rsidP="004B6C0D">
      <w:pPr>
        <w:pStyle w:val="Prrafodelista"/>
        <w:numPr>
          <w:ilvl w:val="0"/>
          <w:numId w:val="11"/>
        </w:numPr>
        <w:rPr>
          <w:ins w:id="717" w:author="juan rios cortes" w:date="2020-06-13T19:23:00Z"/>
          <w:rFonts w:cs="Arial"/>
          <w:rPrChange w:id="718" w:author="juan rios cortes" w:date="2020-06-13T19:30:00Z">
            <w:rPr>
              <w:ins w:id="719" w:author="juan rios cortes" w:date="2020-06-13T19:23:00Z"/>
            </w:rPr>
          </w:rPrChange>
        </w:rPr>
      </w:pPr>
      <w:ins w:id="720" w:author="juan rios cortes" w:date="2020-06-13T19:23:00Z">
        <w:r w:rsidRPr="004B6C0D">
          <w:rPr>
            <w:rFonts w:cs="Arial"/>
            <w:rPrChange w:id="721" w:author="juan rios cortes" w:date="2020-06-13T19:30:00Z">
              <w:rPr/>
            </w:rPrChange>
          </w:rPr>
          <w:t>BORRAR</w:t>
        </w:r>
        <w:r w:rsidRPr="004B6C0D">
          <w:rPr>
            <w:rFonts w:cs="Arial"/>
            <w:rPrChange w:id="722" w:author="juan rios cortes" w:date="2020-06-13T19:30:00Z">
              <w:rPr/>
            </w:rPrChange>
          </w:rPr>
          <w:br/>
        </w:r>
      </w:ins>
      <w:ins w:id="723" w:author="juan rios cortes" w:date="2020-06-13T19:25:00Z">
        <w:r w:rsidRPr="004B6C0D">
          <w:rPr>
            <w:rFonts w:cs="Arial"/>
            <w:rPrChange w:id="724" w:author="juan rios cortes" w:date="2020-06-13T19:30:00Z">
              <w:rPr/>
            </w:rPrChange>
          </w:rPr>
          <w:t>E</w:t>
        </w:r>
      </w:ins>
      <w:ins w:id="725" w:author="juan rios cortes" w:date="2020-06-13T19:26:00Z">
        <w:r w:rsidRPr="004B6C0D">
          <w:rPr>
            <w:rFonts w:cs="Arial"/>
            <w:rPrChange w:id="726" w:author="juan rios cortes" w:date="2020-06-13T19:30:00Z">
              <w:rPr/>
            </w:rPrChange>
          </w:rPr>
          <w:t xml:space="preserve">ste es un botón de tipo submit que hará correr el </w:t>
        </w:r>
      </w:ins>
      <w:ins w:id="727" w:author="juan rios cortes" w:date="2020-06-13T19:31:00Z">
        <w:r w:rsidRPr="004B6C0D">
          <w:rPr>
            <w:rFonts w:cs="Arial"/>
            <w:rPrChange w:id="728" w:author="juan rios cortes" w:date="2020-06-13T19:30:00Z">
              <w:rPr>
                <w:rFonts w:cs="Arial"/>
              </w:rPr>
            </w:rPrChange>
          </w:rPr>
          <w:t>código</w:t>
        </w:r>
      </w:ins>
      <w:ins w:id="729" w:author="juan rios cortes" w:date="2020-06-13T19:26:00Z">
        <w:r w:rsidRPr="004B6C0D">
          <w:rPr>
            <w:rFonts w:cs="Arial"/>
            <w:rPrChange w:id="730" w:author="juan rios cortes" w:date="2020-06-13T19:30:00Z">
              <w:rPr/>
            </w:rPrChange>
          </w:rPr>
          <w:t xml:space="preserve"> de </w:t>
        </w:r>
        <w:r w:rsidRPr="004B6C0D">
          <w:rPr>
            <w:rFonts w:cs="Arial"/>
            <w:b/>
            <w:bCs/>
            <w:rPrChange w:id="731" w:author="juan rios cortes" w:date="2020-06-13T19:30:00Z">
              <w:rPr/>
            </w:rPrChange>
          </w:rPr>
          <w:t>l</w:t>
        </w:r>
      </w:ins>
      <w:ins w:id="732" w:author="juan rios cortes" w:date="2020-06-13T19:31:00Z">
        <w:r>
          <w:rPr>
            <w:rFonts w:cs="Arial"/>
            <w:b/>
            <w:bCs/>
          </w:rPr>
          <w:t>o</w:t>
        </w:r>
      </w:ins>
      <w:ins w:id="733" w:author="juan rios cortes" w:date="2020-06-13T19:26:00Z">
        <w:r w:rsidRPr="004B6C0D">
          <w:rPr>
            <w:rFonts w:cs="Arial"/>
            <w:b/>
            <w:bCs/>
            <w:rPrChange w:id="734" w:author="juan rios cortes" w:date="2020-06-13T19:30:00Z">
              <w:rPr/>
            </w:rPrChange>
          </w:rPr>
          <w:t>gica_eliminar</w:t>
        </w:r>
      </w:ins>
      <w:ins w:id="735" w:author="juan rios cortes" w:date="2020-06-13T19:32:00Z">
        <w:r>
          <w:rPr>
            <w:rFonts w:cs="Arial"/>
            <w:b/>
            <w:bCs/>
          </w:rPr>
          <w:t>.php</w:t>
        </w:r>
      </w:ins>
      <w:ins w:id="736" w:author="juan rios cortes" w:date="2020-06-13T19:26:00Z">
        <w:r w:rsidRPr="004B6C0D">
          <w:rPr>
            <w:rFonts w:cs="Arial"/>
            <w:rPrChange w:id="737" w:author="juan rios cortes" w:date="2020-06-13T19:30:00Z">
              <w:rPr/>
            </w:rPrChange>
          </w:rPr>
          <w:t xml:space="preserve"> para borrar al usuario.</w:t>
        </w:r>
      </w:ins>
    </w:p>
    <w:p w14:paraId="5D663B91" w14:textId="538810C5" w:rsidR="004B6C0D" w:rsidRPr="004B6C0D" w:rsidRDefault="004B6C0D" w:rsidP="004B6C0D">
      <w:pPr>
        <w:pStyle w:val="Prrafodelista"/>
        <w:numPr>
          <w:ilvl w:val="0"/>
          <w:numId w:val="11"/>
        </w:numPr>
        <w:rPr>
          <w:ins w:id="738" w:author="juan rios cortes" w:date="2020-06-13T19:27:00Z"/>
          <w:rFonts w:cs="Arial"/>
          <w:rPrChange w:id="739" w:author="juan rios cortes" w:date="2020-06-13T19:30:00Z">
            <w:rPr>
              <w:ins w:id="740" w:author="juan rios cortes" w:date="2020-06-13T19:27:00Z"/>
              <w:b/>
              <w:bCs/>
            </w:rPr>
          </w:rPrChange>
        </w:rPr>
      </w:pPr>
      <w:ins w:id="741" w:author="juan rios cortes" w:date="2020-06-13T19:23:00Z">
        <w:r w:rsidRPr="004B6C0D">
          <w:rPr>
            <w:rFonts w:cs="Arial"/>
            <w:rPrChange w:id="742" w:author="juan rios cortes" w:date="2020-06-13T19:30:00Z">
              <w:rPr/>
            </w:rPrChange>
          </w:rPr>
          <w:t>REGRESAR</w:t>
        </w:r>
      </w:ins>
      <w:ins w:id="743" w:author="juan rios cortes" w:date="2020-06-13T19:27:00Z">
        <w:r w:rsidRPr="004B6C0D">
          <w:rPr>
            <w:rFonts w:cs="Arial"/>
            <w:rPrChange w:id="744" w:author="juan rios cortes" w:date="2020-06-13T19:30:00Z">
              <w:rPr/>
            </w:rPrChange>
          </w:rPr>
          <w:br/>
          <w:t xml:space="preserve">Este nos redireccionara a </w:t>
        </w:r>
        <w:r w:rsidRPr="004B6C0D">
          <w:rPr>
            <w:rFonts w:cs="Arial"/>
            <w:b/>
            <w:bCs/>
            <w:rPrChange w:id="745" w:author="juan rios cortes" w:date="2020-06-13T19:30:00Z">
              <w:rPr/>
            </w:rPrChange>
          </w:rPr>
          <w:t>consulta.php</w:t>
        </w:r>
      </w:ins>
    </w:p>
    <w:p w14:paraId="25F84416" w14:textId="5A50D12B" w:rsidR="004B6C0D" w:rsidRPr="004B6C0D" w:rsidRDefault="004B6C0D" w:rsidP="004B6C0D">
      <w:pPr>
        <w:rPr>
          <w:ins w:id="746" w:author="juan rios cortes" w:date="2020-06-13T19:20:00Z"/>
          <w:rFonts w:cs="Arial"/>
          <w:rPrChange w:id="747" w:author="juan rios cortes" w:date="2020-06-13T19:30:00Z">
            <w:rPr>
              <w:ins w:id="748" w:author="juan rios cortes" w:date="2020-06-13T19:20:00Z"/>
            </w:rPr>
          </w:rPrChange>
        </w:rPr>
        <w:pPrChange w:id="749" w:author="juan rios cortes" w:date="2020-06-13T19:27:00Z">
          <w:pPr>
            <w:pStyle w:val="Prrafodelista"/>
          </w:pPr>
        </w:pPrChange>
      </w:pPr>
      <w:ins w:id="750" w:author="juan rios cortes" w:date="2020-06-13T19:28:00Z">
        <w:r w:rsidRPr="004B6C0D">
          <w:rPr>
            <w:rFonts w:cs="Arial"/>
            <w:rPrChange w:id="751" w:author="juan rios cortes" w:date="2020-06-13T19:30:00Z">
              <w:rPr/>
            </w:rPrChange>
          </w:rPr>
          <w:t>$sQL: Guardamos el query en esta variable.</w:t>
        </w:r>
      </w:ins>
    </w:p>
    <w:p w14:paraId="14722C57" w14:textId="1BE92786" w:rsidR="007B7100" w:rsidRPr="004B6C0D" w:rsidRDefault="00DD01F6" w:rsidP="004B6C0D">
      <w:pPr>
        <w:rPr>
          <w:rFonts w:cs="Arial"/>
          <w:rPrChange w:id="752" w:author="juan rios cortes" w:date="2020-06-13T19:30:00Z">
            <w:rPr/>
          </w:rPrChange>
        </w:rPr>
        <w:pPrChange w:id="753" w:author="juan rios cortes" w:date="2020-06-13T19:27:00Z">
          <w:pPr>
            <w:pStyle w:val="Prrafodelista"/>
          </w:pPr>
        </w:pPrChange>
      </w:pPr>
      <w:r w:rsidRPr="004B6C0D">
        <w:rPr>
          <w:rFonts w:cs="Arial"/>
          <w:rPrChange w:id="754" w:author="juan rios cortes" w:date="2020-06-13T19:30:00Z">
            <w:rPr/>
          </w:rPrChange>
        </w:rPr>
        <w:t>$result</w:t>
      </w:r>
      <w:ins w:id="755" w:author="juan rios cortes" w:date="2020-06-13T19:28:00Z">
        <w:r w:rsidR="004B6C0D" w:rsidRPr="004B6C0D">
          <w:rPr>
            <w:rFonts w:cs="Arial"/>
            <w:rPrChange w:id="756" w:author="juan rios cortes" w:date="2020-06-13T19:30:00Z">
              <w:rPr/>
            </w:rPrChange>
          </w:rPr>
          <w:t>:</w:t>
        </w:r>
      </w:ins>
      <w:r w:rsidR="0072228F" w:rsidRPr="004B6C0D">
        <w:rPr>
          <w:rFonts w:cs="Arial"/>
          <w:rPrChange w:id="757" w:author="juan rios cortes" w:date="2020-06-13T19:30:00Z">
            <w:rPr/>
          </w:rPrChange>
        </w:rPr>
        <w:t xml:space="preserve"> </w:t>
      </w:r>
      <w:ins w:id="758" w:author="juan rios cortes" w:date="2020-06-13T19:29:00Z">
        <w:r w:rsidR="004B6C0D" w:rsidRPr="004B6C0D">
          <w:rPr>
            <w:rFonts w:cs="Arial"/>
            <w:rPrChange w:id="759" w:author="juan rios cortes" w:date="2020-06-13T19:30:00Z">
              <w:rPr/>
            </w:rPrChange>
          </w:rPr>
          <w:t>E</w:t>
        </w:r>
      </w:ins>
      <w:del w:id="760" w:author="juan rios cortes" w:date="2020-06-13T19:29:00Z">
        <w:r w:rsidR="004C1C08" w:rsidRPr="004B6C0D" w:rsidDel="004B6C0D">
          <w:rPr>
            <w:rFonts w:cs="Arial"/>
            <w:rPrChange w:id="761" w:author="juan rios cortes" w:date="2020-06-13T19:30:00Z">
              <w:rPr/>
            </w:rPrChange>
          </w:rPr>
          <w:delText>e</w:delText>
        </w:r>
      </w:del>
      <w:r w:rsidR="004C1C08" w:rsidRPr="004B6C0D">
        <w:rPr>
          <w:rFonts w:cs="Arial"/>
          <w:rPrChange w:id="762" w:author="juan rios cortes" w:date="2020-06-13T19:30:00Z">
            <w:rPr/>
          </w:rPrChange>
        </w:rPr>
        <w:t>s donde mandamos el query para realizar la consulta a la base de datos</w:t>
      </w:r>
      <w:ins w:id="763" w:author="juan rios cortes" w:date="2020-06-13T19:29:00Z">
        <w:r w:rsidR="004B6C0D" w:rsidRPr="004B6C0D">
          <w:rPr>
            <w:rFonts w:cs="Arial"/>
            <w:rPrChange w:id="764" w:author="juan rios cortes" w:date="2020-06-13T19:30:00Z">
              <w:rPr/>
            </w:rPrChange>
          </w:rPr>
          <w:t xml:space="preserve"> y almacenamos el resultado aqui</w:t>
        </w:r>
      </w:ins>
      <w:r w:rsidR="004C1C08" w:rsidRPr="004B6C0D">
        <w:rPr>
          <w:rFonts w:cs="Arial"/>
          <w:rPrChange w:id="765" w:author="juan rios cortes" w:date="2020-06-13T19:30:00Z">
            <w:rPr/>
          </w:rPrChange>
        </w:rPr>
        <w:t>.</w:t>
      </w:r>
    </w:p>
    <w:p w14:paraId="7B1BB27C" w14:textId="697C52D6" w:rsidR="00BB47D4" w:rsidDel="004B6C0D" w:rsidRDefault="004C1C08" w:rsidP="004B6C0D">
      <w:pPr>
        <w:rPr>
          <w:del w:id="766" w:author="juan rios cortes" w:date="2020-06-13T19:30:00Z"/>
          <w:rFonts w:cs="Arial"/>
        </w:rPr>
      </w:pPr>
      <w:r w:rsidRPr="004B6C0D">
        <w:rPr>
          <w:rFonts w:cs="Arial"/>
          <w:rPrChange w:id="767" w:author="juan rios cortes" w:date="2020-06-13T19:30:00Z">
            <w:rPr/>
          </w:rPrChange>
        </w:rPr>
        <w:t xml:space="preserve">Los resultados se muestran por medio de una lista </w:t>
      </w:r>
      <w:r w:rsidR="00BB47D4" w:rsidRPr="004B6C0D">
        <w:rPr>
          <w:rFonts w:cs="Arial"/>
          <w:rPrChange w:id="768" w:author="juan rios cortes" w:date="2020-06-13T19:30:00Z">
            <w:rPr/>
          </w:rPrChange>
        </w:rPr>
        <w:t xml:space="preserve">por medio de la función mysqli_fetch_array retorna un array que corresponde a la fila obtenida o NULL si es que no hay más filas en el resultset representado por el parámetro $result mostrando solamente </w:t>
      </w:r>
      <w:del w:id="769" w:author="juan rios cortes" w:date="2020-06-13T19:29:00Z">
        <w:r w:rsidR="00BB47D4" w:rsidRPr="004B6C0D" w:rsidDel="004B6C0D">
          <w:rPr>
            <w:rFonts w:cs="Arial"/>
            <w:rPrChange w:id="770" w:author="juan rios cortes" w:date="2020-06-13T19:30:00Z">
              <w:rPr/>
            </w:rPrChange>
          </w:rPr>
          <w:delText>los nombre</w:delText>
        </w:r>
      </w:del>
      <w:ins w:id="771" w:author="juan rios cortes" w:date="2020-06-13T19:29:00Z">
        <w:r w:rsidR="004B6C0D" w:rsidRPr="004B6C0D">
          <w:rPr>
            <w:rFonts w:cs="Arial"/>
            <w:rPrChange w:id="772" w:author="juan rios cortes" w:date="2020-06-13T19:30:00Z">
              <w:rPr/>
            </w:rPrChange>
          </w:rPr>
          <w:t>los nombres</w:t>
        </w:r>
      </w:ins>
      <w:r w:rsidR="00BB47D4" w:rsidRPr="004B6C0D">
        <w:rPr>
          <w:rFonts w:cs="Arial"/>
          <w:rPrChange w:id="773" w:author="juan rios cortes" w:date="2020-06-13T19:30:00Z">
            <w:rPr/>
          </w:rPrChange>
        </w:rPr>
        <w:t xml:space="preserve"> de usuario.</w:t>
      </w:r>
    </w:p>
    <w:p w14:paraId="6182CFCE" w14:textId="726AF989" w:rsidR="004B6C0D" w:rsidRDefault="004B6C0D" w:rsidP="004B6C0D">
      <w:pPr>
        <w:rPr>
          <w:ins w:id="774" w:author="juan rios cortes" w:date="2020-06-13T19:31:00Z"/>
          <w:rFonts w:cs="Arial"/>
        </w:rPr>
      </w:pPr>
    </w:p>
    <w:p w14:paraId="0CF3E599" w14:textId="5280EF10" w:rsidR="004B6C0D" w:rsidRPr="004B6C0D" w:rsidRDefault="004B6C0D" w:rsidP="004B6C0D">
      <w:pPr>
        <w:jc w:val="center"/>
        <w:rPr>
          <w:ins w:id="775" w:author="juan rios cortes" w:date="2020-06-13T19:31:00Z"/>
          <w:rFonts w:cs="Arial"/>
          <w:b/>
          <w:bCs/>
          <w:sz w:val="40"/>
          <w:szCs w:val="40"/>
          <w:rPrChange w:id="776" w:author="juan rios cortes" w:date="2020-06-13T19:31:00Z">
            <w:rPr>
              <w:ins w:id="777" w:author="juan rios cortes" w:date="2020-06-13T19:31:00Z"/>
            </w:rPr>
          </w:rPrChange>
        </w:rPr>
        <w:pPrChange w:id="778" w:author="juan rios cortes" w:date="2020-06-13T19:31:00Z">
          <w:pPr>
            <w:pStyle w:val="Prrafodelista"/>
          </w:pPr>
        </w:pPrChange>
      </w:pPr>
      <w:ins w:id="779" w:author="juan rios cortes" w:date="2020-06-13T19:32:00Z">
        <w:r>
          <w:rPr>
            <w:rFonts w:cs="Arial"/>
            <w:b/>
            <w:bCs/>
            <w:sz w:val="40"/>
            <w:szCs w:val="40"/>
          </w:rPr>
          <w:t>lo</w:t>
        </w:r>
      </w:ins>
      <w:ins w:id="780" w:author="juan rios cortes" w:date="2020-06-13T19:31:00Z">
        <w:r>
          <w:rPr>
            <w:rFonts w:cs="Arial"/>
            <w:b/>
            <w:bCs/>
            <w:sz w:val="40"/>
            <w:szCs w:val="40"/>
          </w:rPr>
          <w:t>gica_eliminar.</w:t>
        </w:r>
      </w:ins>
      <w:ins w:id="781" w:author="juan rios cortes" w:date="2020-06-13T19:32:00Z">
        <w:r>
          <w:rPr>
            <w:rFonts w:cs="Arial"/>
            <w:b/>
            <w:bCs/>
            <w:sz w:val="40"/>
            <w:szCs w:val="40"/>
          </w:rPr>
          <w:t>php</w:t>
        </w:r>
      </w:ins>
    </w:p>
    <w:p w14:paraId="709B37AE" w14:textId="1BA00A9A" w:rsidR="00FF479C" w:rsidDel="00ED66AD" w:rsidRDefault="00ED66AD" w:rsidP="004B6C0D">
      <w:pPr>
        <w:rPr>
          <w:del w:id="782" w:author="juan rios cortes" w:date="2020-06-13T19:30:00Z"/>
        </w:rPr>
      </w:pPr>
      <w:ins w:id="783" w:author="juan rios cortes" w:date="2020-06-13T19:36:00Z">
        <w:r>
          <w:rPr>
            <w:noProof/>
          </w:rPr>
          <w:drawing>
            <wp:inline distT="0" distB="0" distL="0" distR="0" wp14:anchorId="745CFE2A" wp14:editId="21A03F10">
              <wp:extent cx="5962650" cy="3047127"/>
              <wp:effectExtent l="0" t="0" r="0" b="127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73862" cy="3052857"/>
                      </a:xfrm>
                      <a:prstGeom prst="rect">
                        <a:avLst/>
                      </a:prstGeom>
                      <a:noFill/>
                      <a:ln>
                        <a:noFill/>
                      </a:ln>
                    </pic:spPr>
                  </pic:pic>
                </a:graphicData>
              </a:graphic>
            </wp:inline>
          </w:drawing>
        </w:r>
      </w:ins>
      <w:del w:id="784" w:author="juan rios cortes" w:date="2020-06-13T19:30:00Z">
        <w:r w:rsidR="00FF479C" w:rsidRPr="004B6C0D" w:rsidDel="004B6C0D">
          <w:rPr>
            <w:rPrChange w:id="785" w:author="juan rios cortes" w:date="2020-06-13T19:27:00Z">
              <w:rPr/>
            </w:rPrChange>
          </w:rPr>
          <w:delText>Contamos con dos botones de la cual son:</w:delText>
        </w:r>
      </w:del>
    </w:p>
    <w:p w14:paraId="65C37BDA" w14:textId="77777777" w:rsidR="00ED66AD" w:rsidRPr="004B6C0D" w:rsidRDefault="00ED66AD" w:rsidP="004B6C0D">
      <w:pPr>
        <w:rPr>
          <w:ins w:id="786" w:author="juan rios cortes" w:date="2020-06-13T19:36:00Z"/>
          <w:rPrChange w:id="787" w:author="juan rios cortes" w:date="2020-06-13T19:27:00Z">
            <w:rPr>
              <w:ins w:id="788" w:author="juan rios cortes" w:date="2020-06-13T19:36:00Z"/>
            </w:rPr>
          </w:rPrChange>
        </w:rPr>
        <w:pPrChange w:id="789" w:author="juan rios cortes" w:date="2020-06-13T19:27:00Z">
          <w:pPr>
            <w:pStyle w:val="Prrafodelista"/>
          </w:pPr>
        </w:pPrChange>
      </w:pPr>
    </w:p>
    <w:p w14:paraId="0DB3F923" w14:textId="58BFCE2A" w:rsidR="00FF479C" w:rsidDel="00ED66AD" w:rsidRDefault="00ED66AD" w:rsidP="004B6C0D">
      <w:pPr>
        <w:rPr>
          <w:del w:id="790" w:author="juan rios cortes" w:date="2020-06-13T19:30:00Z"/>
          <w:b/>
          <w:bCs/>
        </w:rPr>
      </w:pPr>
      <w:ins w:id="791" w:author="juan rios cortes" w:date="2020-06-13T19:36:00Z">
        <w:r>
          <w:t>Mostrará un título ELMINADO</w:t>
        </w:r>
      </w:ins>
      <w:ins w:id="792" w:author="juan rios cortes" w:date="2020-06-13T19:37:00Z">
        <w:r>
          <w:t>, se crea la conexión con la base de datos y se guarda la query en $sSQL para eliminar el usuario de la tabla</w:t>
        </w:r>
      </w:ins>
      <w:ins w:id="793" w:author="juan rios cortes" w:date="2020-06-13T19:38:00Z">
        <w:r>
          <w:t xml:space="preserve"> y se manda a través de la conexión en $result, luego se imprimirá en pantalla “Usuario eliminado exitosamente” </w:t>
        </w:r>
      </w:ins>
      <w:ins w:id="794" w:author="juan rios cortes" w:date="2020-06-13T19:39:00Z">
        <w:r>
          <w:t xml:space="preserve">y se mostrara un botón “VER CAMBIOS” que nos redirige a </w:t>
        </w:r>
        <w:r>
          <w:rPr>
            <w:b/>
            <w:bCs/>
          </w:rPr>
          <w:t>consulta.php.</w:t>
        </w:r>
      </w:ins>
      <w:commentRangeStart w:id="795"/>
      <w:del w:id="796" w:author="juan rios cortes" w:date="2020-06-13T19:30:00Z">
        <w:r w:rsidR="00FF479C" w:rsidRPr="004B6C0D" w:rsidDel="004B6C0D">
          <w:rPr>
            <w:rPrChange w:id="797" w:author="juan rios cortes" w:date="2020-06-13T19:27:00Z">
              <w:rPr/>
            </w:rPrChange>
          </w:rPr>
          <w:delText>Regresar lo único que haces es regrasar a la página anterior donde podemos volver a ver la tabla de usuarios registrados.</w:delText>
        </w:r>
        <w:commentRangeEnd w:id="795"/>
        <w:r w:rsidR="00913684" w:rsidRPr="004B6C0D" w:rsidDel="004B6C0D">
          <w:rPr>
            <w:rPrChange w:id="798" w:author="juan rios cortes" w:date="2020-06-13T19:27:00Z">
              <w:rPr>
                <w:rStyle w:val="Refdecomentario"/>
              </w:rPr>
            </w:rPrChange>
          </w:rPr>
          <w:commentReference w:id="795"/>
        </w:r>
      </w:del>
    </w:p>
    <w:p w14:paraId="51551326" w14:textId="47CC763D" w:rsidR="00ED66AD" w:rsidRDefault="00ED66AD" w:rsidP="004B6C0D">
      <w:pPr>
        <w:rPr>
          <w:ins w:id="799" w:author="juan rios cortes" w:date="2020-06-13T19:40:00Z"/>
          <w:b/>
          <w:bCs/>
        </w:rPr>
      </w:pPr>
    </w:p>
    <w:p w14:paraId="09E0EF69" w14:textId="5B528384" w:rsidR="00ED66AD" w:rsidRPr="00ED66AD" w:rsidRDefault="00ED66AD" w:rsidP="00ED66AD">
      <w:pPr>
        <w:jc w:val="center"/>
        <w:rPr>
          <w:ins w:id="800" w:author="juan rios cortes" w:date="2020-06-13T19:40:00Z"/>
          <w:sz w:val="40"/>
          <w:szCs w:val="40"/>
          <w:rPrChange w:id="801" w:author="juan rios cortes" w:date="2020-06-13T19:40:00Z">
            <w:rPr>
              <w:ins w:id="802" w:author="juan rios cortes" w:date="2020-06-13T19:40:00Z"/>
            </w:rPr>
          </w:rPrChange>
        </w:rPr>
        <w:pPrChange w:id="803" w:author="juan rios cortes" w:date="2020-06-13T19:40:00Z">
          <w:pPr>
            <w:pStyle w:val="Prrafodelista"/>
            <w:numPr>
              <w:numId w:val="3"/>
            </w:numPr>
            <w:ind w:left="1080" w:hanging="360"/>
          </w:pPr>
        </w:pPrChange>
      </w:pPr>
      <w:ins w:id="804" w:author="juan rios cortes" w:date="2020-06-13T19:40:00Z">
        <w:r>
          <w:rPr>
            <w:b/>
            <w:bCs/>
            <w:sz w:val="40"/>
            <w:szCs w:val="40"/>
          </w:rPr>
          <w:t>salir.php</w:t>
        </w:r>
      </w:ins>
    </w:p>
    <w:p w14:paraId="4C696EFC" w14:textId="03FE438C" w:rsidR="00FF479C" w:rsidDel="00ED66AD" w:rsidRDefault="00ED66AD" w:rsidP="004B6C0D">
      <w:pPr>
        <w:rPr>
          <w:del w:id="805" w:author="juan rios cortes" w:date="2020-06-13T19:30:00Z"/>
        </w:rPr>
      </w:pPr>
      <w:commentRangeStart w:id="806"/>
      <w:ins w:id="807" w:author="juan rios cortes" w:date="2020-06-13T19:42:00Z">
        <w:r>
          <w:rPr>
            <w:noProof/>
          </w:rPr>
          <w:drawing>
            <wp:inline distT="0" distB="0" distL="0" distR="0" wp14:anchorId="5C686C5E" wp14:editId="55A4917A">
              <wp:extent cx="5610225" cy="170497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0225" cy="1704975"/>
                      </a:xfrm>
                      <a:prstGeom prst="rect">
                        <a:avLst/>
                      </a:prstGeom>
                      <a:noFill/>
                      <a:ln>
                        <a:noFill/>
                      </a:ln>
                    </pic:spPr>
                  </pic:pic>
                </a:graphicData>
              </a:graphic>
            </wp:inline>
          </w:drawing>
        </w:r>
      </w:ins>
      <w:del w:id="808" w:author="juan rios cortes" w:date="2020-06-13T19:30:00Z">
        <w:r w:rsidR="00FF479C" w:rsidRPr="004B6C0D" w:rsidDel="004B6C0D">
          <w:rPr>
            <w:rPrChange w:id="809" w:author="juan rios cortes" w:date="2020-06-13T19:27:00Z">
              <w:rPr/>
            </w:rPrChange>
          </w:rPr>
          <w:delText xml:space="preserve">Borrar </w:delText>
        </w:r>
      </w:del>
    </w:p>
    <w:p w14:paraId="4C7214EB" w14:textId="77777777" w:rsidR="00ED66AD" w:rsidRPr="004B6C0D" w:rsidRDefault="00ED66AD" w:rsidP="004B6C0D">
      <w:pPr>
        <w:rPr>
          <w:ins w:id="810" w:author="juan rios cortes" w:date="2020-06-13T19:42:00Z"/>
          <w:rPrChange w:id="811" w:author="juan rios cortes" w:date="2020-06-13T19:27:00Z">
            <w:rPr>
              <w:ins w:id="812" w:author="juan rios cortes" w:date="2020-06-13T19:42:00Z"/>
            </w:rPr>
          </w:rPrChange>
        </w:rPr>
        <w:pPrChange w:id="813" w:author="juan rios cortes" w:date="2020-06-13T19:27:00Z">
          <w:pPr>
            <w:pStyle w:val="Prrafodelista"/>
            <w:numPr>
              <w:numId w:val="3"/>
            </w:numPr>
            <w:ind w:left="1080" w:hanging="360"/>
          </w:pPr>
        </w:pPrChange>
      </w:pPr>
    </w:p>
    <w:p w14:paraId="03D38707" w14:textId="716AA30F" w:rsidR="00933FA8" w:rsidRDefault="00ED66AD" w:rsidP="004B6C0D">
      <w:pPr>
        <w:rPr>
          <w:ins w:id="814" w:author="juan rios cortes" w:date="2020-06-13T19:49:00Z"/>
          <w:b/>
          <w:bCs/>
        </w:rPr>
      </w:pPr>
      <w:ins w:id="815" w:author="juan rios cortes" w:date="2020-06-13T19:42:00Z">
        <w:r>
          <w:t>En salir.php se terminara la sesión iniciada</w:t>
        </w:r>
      </w:ins>
      <w:ins w:id="816" w:author="juan rios cortes" w:date="2020-06-13T19:43:00Z">
        <w:r>
          <w:t xml:space="preserve"> y nos regresara a </w:t>
        </w:r>
        <w:r w:rsidR="00854C3D">
          <w:rPr>
            <w:b/>
            <w:bCs/>
          </w:rPr>
          <w:t>index.php</w:t>
        </w:r>
      </w:ins>
      <w:del w:id="817" w:author="juan rios cortes" w:date="2020-06-13T19:30:00Z">
        <w:r w:rsidR="00933FA8" w:rsidRPr="004B6C0D" w:rsidDel="004B6C0D">
          <w:rPr>
            <w:rPrChange w:id="818" w:author="juan rios cortes" w:date="2020-06-13T19:27:00Z">
              <w:rPr/>
            </w:rPrChange>
          </w:rPr>
          <w:delText>Salir</w:delText>
        </w:r>
        <w:commentRangeEnd w:id="806"/>
        <w:r w:rsidR="00913684" w:rsidRPr="004B6C0D" w:rsidDel="004B6C0D">
          <w:rPr>
            <w:rPrChange w:id="819" w:author="juan rios cortes" w:date="2020-06-13T19:27:00Z">
              <w:rPr>
                <w:rStyle w:val="Refdecomentario"/>
              </w:rPr>
            </w:rPrChange>
          </w:rPr>
          <w:commentReference w:id="806"/>
        </w:r>
      </w:del>
    </w:p>
    <w:p w14:paraId="22FE718F" w14:textId="16573F36" w:rsidR="00854C3D" w:rsidRDefault="00854C3D" w:rsidP="004B6C0D">
      <w:pPr>
        <w:rPr>
          <w:ins w:id="820" w:author="juan rios cortes" w:date="2020-06-13T19:49:00Z"/>
          <w:b/>
          <w:bCs/>
        </w:rPr>
      </w:pPr>
    </w:p>
    <w:p w14:paraId="2C20C04D" w14:textId="77777777" w:rsidR="00854C3D" w:rsidRDefault="00854C3D" w:rsidP="004B6C0D">
      <w:pPr>
        <w:rPr>
          <w:ins w:id="821" w:author="juan rios cortes" w:date="2020-06-13T19:47:00Z"/>
          <w:b/>
          <w:bCs/>
        </w:rPr>
      </w:pPr>
    </w:p>
    <w:p w14:paraId="70517BF6" w14:textId="6E7E87A3" w:rsidR="00854C3D" w:rsidRDefault="00854C3D" w:rsidP="00854C3D">
      <w:pPr>
        <w:jc w:val="center"/>
        <w:rPr>
          <w:ins w:id="822" w:author="juan rios cortes" w:date="2020-06-13T19:48:00Z"/>
          <w:b/>
          <w:bCs/>
          <w:sz w:val="40"/>
          <w:szCs w:val="40"/>
        </w:rPr>
      </w:pPr>
      <w:ins w:id="823" w:author="juan rios cortes" w:date="2020-06-13T19:48:00Z">
        <w:r>
          <w:rPr>
            <w:b/>
            <w:bCs/>
            <w:sz w:val="40"/>
            <w:szCs w:val="40"/>
          </w:rPr>
          <w:t>Carpeta Assets</w:t>
        </w:r>
      </w:ins>
    </w:p>
    <w:p w14:paraId="25B502BB" w14:textId="7A0B8357" w:rsidR="00854C3D" w:rsidRDefault="00854C3D" w:rsidP="00854C3D">
      <w:pPr>
        <w:rPr>
          <w:ins w:id="824" w:author="juan rios cortes" w:date="2020-06-13T19:49:00Z"/>
          <w:szCs w:val="24"/>
        </w:rPr>
      </w:pPr>
      <w:ins w:id="825" w:author="juan rios cortes" w:date="2020-06-13T19:48:00Z">
        <w:r>
          <w:rPr>
            <w:szCs w:val="24"/>
          </w:rPr>
          <w:t>Esta carpeta contiene los recursos gráficos utilizados en el proyecto.</w:t>
        </w:r>
      </w:ins>
      <w:ins w:id="826" w:author="juan rios cortes" w:date="2020-06-13T19:49:00Z">
        <w:r>
          <w:rPr>
            <w:szCs w:val="24"/>
          </w:rPr>
          <w:br/>
        </w:r>
      </w:ins>
    </w:p>
    <w:p w14:paraId="26BA86F6" w14:textId="46D3F58A" w:rsidR="00854C3D" w:rsidRDefault="00854C3D" w:rsidP="00854C3D">
      <w:pPr>
        <w:jc w:val="center"/>
        <w:rPr>
          <w:ins w:id="827" w:author="juan rios cortes" w:date="2020-06-13T19:50:00Z"/>
          <w:b/>
          <w:bCs/>
          <w:sz w:val="32"/>
          <w:szCs w:val="32"/>
        </w:rPr>
      </w:pPr>
      <w:ins w:id="828" w:author="juan rios cortes" w:date="2020-06-13T19:50:00Z">
        <w:r>
          <w:rPr>
            <w:b/>
            <w:bCs/>
            <w:sz w:val="32"/>
            <w:szCs w:val="32"/>
          </w:rPr>
          <w:t>h</w:t>
        </w:r>
      </w:ins>
      <w:ins w:id="829" w:author="juan rios cortes" w:date="2020-06-13T19:49:00Z">
        <w:r>
          <w:rPr>
            <w:b/>
            <w:bCs/>
            <w:sz w:val="32"/>
            <w:szCs w:val="32"/>
          </w:rPr>
          <w:t>eader.php</w:t>
        </w:r>
      </w:ins>
    </w:p>
    <w:p w14:paraId="5D843929" w14:textId="43B5E1B5" w:rsidR="00854C3D" w:rsidRDefault="00854C3D" w:rsidP="00854C3D">
      <w:pPr>
        <w:jc w:val="center"/>
        <w:rPr>
          <w:ins w:id="830" w:author="juan rios cortes" w:date="2020-06-13T19:51:00Z"/>
          <w:b/>
          <w:bCs/>
          <w:sz w:val="32"/>
          <w:szCs w:val="32"/>
        </w:rPr>
      </w:pPr>
      <w:ins w:id="831" w:author="juan rios cortes" w:date="2020-06-13T19:50:00Z">
        <w:r>
          <w:rPr>
            <w:b/>
            <w:bCs/>
            <w:noProof/>
            <w:sz w:val="32"/>
            <w:szCs w:val="32"/>
          </w:rPr>
          <w:drawing>
            <wp:inline distT="0" distB="0" distL="0" distR="0" wp14:anchorId="43F8BF29" wp14:editId="5793A08C">
              <wp:extent cx="5577840" cy="4297680"/>
              <wp:effectExtent l="0" t="0" r="3810" b="762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7840" cy="4297680"/>
                      </a:xfrm>
                      <a:prstGeom prst="rect">
                        <a:avLst/>
                      </a:prstGeom>
                      <a:noFill/>
                      <a:ln>
                        <a:noFill/>
                      </a:ln>
                    </pic:spPr>
                  </pic:pic>
                </a:graphicData>
              </a:graphic>
            </wp:inline>
          </w:drawing>
        </w:r>
      </w:ins>
    </w:p>
    <w:p w14:paraId="4DD66ED2" w14:textId="77777777" w:rsidR="00854C3D" w:rsidRDefault="00854C3D" w:rsidP="00854C3D">
      <w:pPr>
        <w:jc w:val="center"/>
        <w:rPr>
          <w:ins w:id="832" w:author="juan rios cortes" w:date="2020-06-13T19:50:00Z"/>
          <w:b/>
          <w:bCs/>
          <w:sz w:val="32"/>
          <w:szCs w:val="32"/>
        </w:rPr>
      </w:pPr>
    </w:p>
    <w:p w14:paraId="5A48FF77" w14:textId="4C7F8659" w:rsidR="00854C3D" w:rsidRDefault="00854C3D" w:rsidP="00854C3D">
      <w:pPr>
        <w:jc w:val="center"/>
        <w:rPr>
          <w:ins w:id="833" w:author="juan rios cortes" w:date="2020-06-13T19:50:00Z"/>
          <w:b/>
          <w:bCs/>
          <w:sz w:val="32"/>
          <w:szCs w:val="32"/>
        </w:rPr>
      </w:pPr>
      <w:ins w:id="834" w:author="juan rios cortes" w:date="2020-06-13T19:50:00Z">
        <w:r>
          <w:rPr>
            <w:b/>
            <w:bCs/>
            <w:sz w:val="32"/>
            <w:szCs w:val="32"/>
          </w:rPr>
          <w:t>estilo.php</w:t>
        </w:r>
      </w:ins>
    </w:p>
    <w:p w14:paraId="5351EEA8" w14:textId="3666498D" w:rsidR="00854C3D" w:rsidRDefault="00854C3D" w:rsidP="00854C3D">
      <w:pPr>
        <w:jc w:val="center"/>
        <w:rPr>
          <w:ins w:id="835" w:author="juan rios cortes" w:date="2020-06-13T19:51:00Z"/>
          <w:b/>
          <w:bCs/>
          <w:sz w:val="32"/>
          <w:szCs w:val="32"/>
        </w:rPr>
      </w:pPr>
      <w:ins w:id="836" w:author="juan rios cortes" w:date="2020-06-13T19:51:00Z">
        <w:r>
          <w:rPr>
            <w:b/>
            <w:bCs/>
            <w:noProof/>
            <w:sz w:val="32"/>
            <w:szCs w:val="32"/>
          </w:rPr>
          <w:drawing>
            <wp:inline distT="0" distB="0" distL="0" distR="0" wp14:anchorId="28925978" wp14:editId="7565EDA3">
              <wp:extent cx="5610225" cy="69723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0225" cy="6972300"/>
                      </a:xfrm>
                      <a:prstGeom prst="rect">
                        <a:avLst/>
                      </a:prstGeom>
                      <a:noFill/>
                      <a:ln>
                        <a:noFill/>
                      </a:ln>
                    </pic:spPr>
                  </pic:pic>
                </a:graphicData>
              </a:graphic>
            </wp:inline>
          </w:drawing>
        </w:r>
      </w:ins>
    </w:p>
    <w:p w14:paraId="0D208935" w14:textId="1A372C98" w:rsidR="00854C3D" w:rsidRPr="00854C3D" w:rsidRDefault="00854C3D" w:rsidP="00854C3D">
      <w:pPr>
        <w:jc w:val="center"/>
        <w:rPr>
          <w:b/>
          <w:bCs/>
          <w:sz w:val="32"/>
          <w:szCs w:val="32"/>
          <w:u w:val="single"/>
          <w:rPrChange w:id="837" w:author="juan rios cortes" w:date="2020-06-13T19:53:00Z">
            <w:rPr/>
          </w:rPrChange>
        </w:rPr>
        <w:pPrChange w:id="838" w:author="juan rios cortes" w:date="2020-06-13T19:49:00Z">
          <w:pPr>
            <w:pStyle w:val="Prrafodelista"/>
            <w:numPr>
              <w:numId w:val="2"/>
            </w:numPr>
            <w:ind w:hanging="360"/>
          </w:pPr>
        </w:pPrChange>
      </w:pPr>
      <w:ins w:id="839" w:author="juan rios cortes" w:date="2020-06-13T19:52:00Z">
        <w:r>
          <w:rPr>
            <w:b/>
            <w:bCs/>
            <w:noProof/>
            <w:sz w:val="32"/>
            <w:szCs w:val="32"/>
          </w:rPr>
          <w:drawing>
            <wp:anchor distT="0" distB="0" distL="114300" distR="114300" simplePos="0" relativeHeight="251660288" behindDoc="0" locked="0" layoutInCell="1" allowOverlap="1" wp14:anchorId="34AF7DFE" wp14:editId="7FF88309">
              <wp:simplePos x="0" y="0"/>
              <wp:positionH relativeFrom="margin">
                <wp:align>center</wp:align>
              </wp:positionH>
              <wp:positionV relativeFrom="page">
                <wp:posOffset>7362825</wp:posOffset>
              </wp:positionV>
              <wp:extent cx="4981575" cy="2444115"/>
              <wp:effectExtent l="0" t="0" r="9525" b="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81575" cy="2444115"/>
                      </a:xfrm>
                      <a:prstGeom prst="rect">
                        <a:avLst/>
                      </a:prstGeom>
                      <a:noFill/>
                      <a:ln>
                        <a:noFill/>
                      </a:ln>
                    </pic:spPr>
                  </pic:pic>
                </a:graphicData>
              </a:graphic>
            </wp:anchor>
          </w:drawing>
        </w:r>
      </w:ins>
      <w:ins w:id="840" w:author="juan rios cortes" w:date="2020-06-13T19:51:00Z">
        <w:r>
          <w:rPr>
            <w:b/>
            <w:bCs/>
            <w:noProof/>
            <w:sz w:val="32"/>
            <w:szCs w:val="32"/>
          </w:rPr>
          <w:drawing>
            <wp:inline distT="0" distB="0" distL="0" distR="0" wp14:anchorId="254A1BB7" wp14:editId="61CDC9E9">
              <wp:extent cx="5021836" cy="6362700"/>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24267" cy="6365780"/>
                      </a:xfrm>
                      <a:prstGeom prst="rect">
                        <a:avLst/>
                      </a:prstGeom>
                      <a:noFill/>
                      <a:ln>
                        <a:noFill/>
                      </a:ln>
                    </pic:spPr>
                  </pic:pic>
                </a:graphicData>
              </a:graphic>
            </wp:inline>
          </w:drawing>
        </w:r>
      </w:ins>
    </w:p>
    <w:sectPr w:rsidR="00854C3D" w:rsidRPr="00854C3D" w:rsidSect="003F3A85">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05" w:author="Dk vastolord" w:date="2020-06-12T18:17:00Z" w:initials="Dv">
    <w:p w14:paraId="197902BA" w14:textId="77777777" w:rsidR="00607C1C" w:rsidRDefault="00711424">
      <w:pPr>
        <w:pStyle w:val="Textocomentario"/>
        <w:rPr>
          <w:color w:val="FF0000"/>
        </w:rPr>
      </w:pPr>
      <w:r>
        <w:rPr>
          <w:rStyle w:val="Refdecomentario"/>
        </w:rPr>
        <w:annotationRef/>
      </w:r>
      <w:r w:rsidRPr="00711424">
        <w:rPr>
          <w:color w:val="FF0000"/>
        </w:rPr>
        <w:t>Organizar de forma correcta los títulos, para que no abarque todo el documento</w:t>
      </w:r>
      <w:r>
        <w:rPr>
          <w:color w:val="FF0000"/>
        </w:rPr>
        <w:t>.</w:t>
      </w:r>
      <w:r w:rsidR="00607C1C">
        <w:rPr>
          <w:color w:val="FF0000"/>
        </w:rPr>
        <w:t xml:space="preserve"> Además de darle formato a todo para una mejor navegación.</w:t>
      </w:r>
    </w:p>
    <w:p w14:paraId="526A62DA" w14:textId="77777777" w:rsidR="00711424" w:rsidRDefault="00607C1C">
      <w:pPr>
        <w:pStyle w:val="Textocomentario"/>
        <w:rPr>
          <w:noProof/>
          <w:color w:val="FF0000"/>
        </w:rPr>
      </w:pPr>
      <w:r>
        <w:rPr>
          <w:color w:val="FF0000"/>
        </w:rPr>
        <w:t>Agregar los elementos simples de un reporte, caratula, introducción, índex, etc. etc.</w:t>
      </w:r>
      <w:r w:rsidR="00711424">
        <w:rPr>
          <w:color w:val="FF0000"/>
        </w:rPr>
        <w:br/>
      </w:r>
      <w:r w:rsidR="00711424">
        <w:rPr>
          <w:color w:val="FF0000"/>
        </w:rPr>
        <w:br/>
        <w:t>Agregar una descripción de cada archivo de código del proyecto, mencionar la carpeta assets que es donde están los recursos gráficos, así como el header y los estilos.</w:t>
      </w:r>
    </w:p>
    <w:p w14:paraId="565F2866" w14:textId="77777777" w:rsidR="00695732" w:rsidRDefault="00695732">
      <w:pPr>
        <w:pStyle w:val="Textocomentario"/>
        <w:rPr>
          <w:color w:val="FF0000"/>
        </w:rPr>
      </w:pPr>
    </w:p>
    <w:p w14:paraId="1B9DBDC7" w14:textId="77777777" w:rsidR="00711424" w:rsidRDefault="00711424">
      <w:pPr>
        <w:pStyle w:val="Textocomentario"/>
        <w:rPr>
          <w:color w:val="FF0000"/>
        </w:rPr>
      </w:pPr>
      <w:r>
        <w:rPr>
          <w:color w:val="FF0000"/>
        </w:rPr>
        <w:t xml:space="preserve">Cada archivo de código deberá tener su respectiva captura de pantalla del código escrito y en funcionamiento, en caso de no tener una lógica visible, se deberá explicar la lógica básica del </w:t>
      </w:r>
      <w:r w:rsidR="00695732">
        <w:rPr>
          <w:color w:val="FF0000"/>
        </w:rPr>
        <w:t>código</w:t>
      </w:r>
      <w:r>
        <w:rPr>
          <w:color w:val="FF0000"/>
        </w:rPr>
        <w:t>.</w:t>
      </w:r>
    </w:p>
    <w:p w14:paraId="0D864447" w14:textId="77777777" w:rsidR="00695732" w:rsidRDefault="00695732">
      <w:pPr>
        <w:pStyle w:val="Textocomentario"/>
        <w:rPr>
          <w:color w:val="FF0000"/>
        </w:rPr>
      </w:pPr>
    </w:p>
    <w:p w14:paraId="72F6081E" w14:textId="77777777" w:rsidR="00695732" w:rsidRDefault="00695732">
      <w:pPr>
        <w:pStyle w:val="Textocomentario"/>
        <w:rPr>
          <w:color w:val="FF0000"/>
        </w:rPr>
      </w:pPr>
      <w:r>
        <w:rPr>
          <w:color w:val="FF0000"/>
        </w:rPr>
        <w:t>Mejorar la descripción de todo.</w:t>
      </w:r>
    </w:p>
    <w:p w14:paraId="63A26D2B" w14:textId="77777777" w:rsidR="00695732" w:rsidRDefault="00695732">
      <w:pPr>
        <w:pStyle w:val="Textocomentario"/>
        <w:rPr>
          <w:color w:val="FF0000"/>
        </w:rPr>
      </w:pPr>
      <w:r>
        <w:rPr>
          <w:color w:val="FF0000"/>
        </w:rPr>
        <w:t>Reemplazar las capturas actuales, con el código actualizado.</w:t>
      </w:r>
    </w:p>
    <w:p w14:paraId="6942F7A4" w14:textId="77777777" w:rsidR="00913684" w:rsidRDefault="00913684">
      <w:pPr>
        <w:pStyle w:val="Textocomentario"/>
        <w:rPr>
          <w:color w:val="FF0000"/>
        </w:rPr>
      </w:pPr>
      <w:r>
        <w:rPr>
          <w:color w:val="FF0000"/>
        </w:rPr>
        <w:t>No es necesario describir todas y cada una de las variables usadas o partes específicas del código, lo que es indispensable es explicar la lógica de cada archivo de código y demostrar como se relaciona con todo lo demás para hacer un sistema de información</w:t>
      </w:r>
    </w:p>
    <w:p w14:paraId="4923336E" w14:textId="77777777" w:rsidR="00695732" w:rsidRDefault="00695732">
      <w:pPr>
        <w:pStyle w:val="Textocomentario"/>
      </w:pPr>
    </w:p>
  </w:comment>
  <w:comment w:id="130" w:author="Dk vastolord" w:date="2020-06-12T18:44:00Z" w:initials="Dv">
    <w:p w14:paraId="6678EF88" w14:textId="77777777" w:rsidR="00913684" w:rsidRDefault="00913684">
      <w:pPr>
        <w:pStyle w:val="Textocomentario"/>
      </w:pPr>
      <w:r>
        <w:rPr>
          <w:rStyle w:val="Refdecomentario"/>
        </w:rPr>
        <w:annotationRef/>
      </w:r>
      <w:r>
        <w:t>El login</w:t>
      </w:r>
    </w:p>
  </w:comment>
  <w:comment w:id="174" w:author="Dk vastolord" w:date="2020-06-12T18:46:00Z" w:initials="Dv">
    <w:p w14:paraId="488A15D0" w14:textId="77777777" w:rsidR="00607C1C" w:rsidRDefault="00607C1C">
      <w:pPr>
        <w:pStyle w:val="Textocomentario"/>
      </w:pPr>
      <w:r>
        <w:rPr>
          <w:rStyle w:val="Refdecomentario"/>
        </w:rPr>
        <w:annotationRef/>
      </w:r>
      <w:r>
        <w:t>Mencionar que pasa en caso de no existir el usuario en la BD o si se ingresa información erronea</w:t>
      </w:r>
    </w:p>
  </w:comment>
  <w:comment w:id="299" w:author="Dk vastolord" w:date="2020-06-12T18:35:00Z" w:initials="Dv">
    <w:p w14:paraId="5A059B62" w14:textId="77777777" w:rsidR="004B6C0D" w:rsidRDefault="004B6C0D" w:rsidP="004B6C0D">
      <w:pPr>
        <w:pStyle w:val="Textocomentario"/>
      </w:pPr>
      <w:r>
        <w:rPr>
          <w:rStyle w:val="Refdecomentario"/>
        </w:rPr>
        <w:annotationRef/>
      </w:r>
      <w:r>
        <w:t>Guardamos el query que necesitamos en esta variable para usarla despues</w:t>
      </w:r>
    </w:p>
  </w:comment>
  <w:comment w:id="580" w:author="Dk vastolord" w:date="2020-06-12T18:33:00Z" w:initials="Dv">
    <w:p w14:paraId="7473AB7E" w14:textId="77777777" w:rsidR="00695732" w:rsidRDefault="00695732">
      <w:pPr>
        <w:pStyle w:val="Textocomentario"/>
      </w:pPr>
      <w:r>
        <w:rPr>
          <w:rStyle w:val="Refdecomentario"/>
        </w:rPr>
        <w:annotationRef/>
      </w:r>
      <w:r>
        <w:t>Mandamos a llamar la variable global $consulta, que ya guarda los parámetros en otro archivo</w:t>
      </w:r>
    </w:p>
  </w:comment>
  <w:comment w:id="613" w:author="Dk vastolord" w:date="2020-06-12T18:35:00Z" w:initials="Dv">
    <w:p w14:paraId="4DB77E31" w14:textId="77777777" w:rsidR="00913684" w:rsidRDefault="00913684">
      <w:pPr>
        <w:pStyle w:val="Textocomentario"/>
      </w:pPr>
      <w:r>
        <w:rPr>
          <w:rStyle w:val="Refdecomentario"/>
        </w:rPr>
        <w:annotationRef/>
      </w:r>
      <w:r>
        <w:t>Guardamos el query que necesitamos en esta variable para usarla despues</w:t>
      </w:r>
    </w:p>
  </w:comment>
  <w:comment w:id="669" w:author="Dk vastolord" w:date="2020-06-12T18:38:00Z" w:initials="Dv">
    <w:p w14:paraId="1370F804" w14:textId="77777777" w:rsidR="00913684" w:rsidRDefault="00913684">
      <w:pPr>
        <w:pStyle w:val="Textocomentario"/>
      </w:pPr>
      <w:r>
        <w:rPr>
          <w:rStyle w:val="Refdecomentario"/>
        </w:rPr>
        <w:annotationRef/>
      </w:r>
      <w:r>
        <w:t>Mejor la redacción de todo lo escrito en el documento y explicar mejor pero los conceptos utilizados</w:t>
      </w:r>
    </w:p>
  </w:comment>
  <w:comment w:id="691" w:author="Dk vastolord" w:date="2020-06-12T18:40:00Z" w:initials="Dv">
    <w:p w14:paraId="6FE77F9A" w14:textId="77777777" w:rsidR="00913684" w:rsidRDefault="00913684">
      <w:pPr>
        <w:pStyle w:val="Textocomentario"/>
      </w:pPr>
      <w:r>
        <w:rPr>
          <w:rStyle w:val="Refdecomentario"/>
        </w:rPr>
        <w:annotationRef/>
      </w:r>
      <w:r>
        <w:t>Esta bien el mencionar el redireccionamiento a otro archivo de código, pero es necesario que la explicación del código redirigido se explique en otro apartado con su respectiva captura y lógica explicada.</w:t>
      </w:r>
    </w:p>
  </w:comment>
  <w:comment w:id="795" w:author="Dk vastolord" w:date="2020-06-12T18:41:00Z" w:initials="Dv">
    <w:p w14:paraId="1F172218" w14:textId="77777777" w:rsidR="00913684" w:rsidRDefault="00913684">
      <w:pPr>
        <w:pStyle w:val="Textocomentario"/>
      </w:pPr>
      <w:r>
        <w:rPr>
          <w:rStyle w:val="Refdecomentario"/>
        </w:rPr>
        <w:annotationRef/>
      </w:r>
      <w:r>
        <w:t>Como tal, no regresa, solo redirecciona al archivo correspondiente</w:t>
      </w:r>
    </w:p>
  </w:comment>
  <w:comment w:id="806" w:author="Dk vastolord" w:date="2020-06-12T18:42:00Z" w:initials="Dv">
    <w:p w14:paraId="5583C2F7" w14:textId="5ACF2A5B" w:rsidR="00913684" w:rsidRDefault="00913684">
      <w:pPr>
        <w:pStyle w:val="Textocomentario"/>
      </w:pPr>
      <w:r>
        <w:rPr>
          <w:rStyle w:val="Refdecomentario"/>
        </w:rPr>
        <w:annotationRef/>
      </w:r>
      <w:r>
        <w:t xml:space="preserve">Explicar que ambos botones tienen su redirección y si es posible, </w:t>
      </w:r>
      <w:r w:rsidRPr="00913684">
        <w:rPr>
          <w:color w:val="FF0000"/>
        </w:rPr>
        <w:t xml:space="preserve">agregar </w:t>
      </w:r>
      <w:r>
        <w:rPr>
          <w:color w:val="FF0000"/>
        </w:rPr>
        <w:t>en</w:t>
      </w:r>
      <w:r w:rsidRPr="00913684">
        <w:rPr>
          <w:color w:val="FF0000"/>
        </w:rPr>
        <w:t xml:space="preserve"> este </w:t>
      </w:r>
      <w:r>
        <w:rPr>
          <w:color w:val="FF0000"/>
        </w:rPr>
        <w:t xml:space="preserve">apartado de </w:t>
      </w:r>
      <w:r w:rsidRPr="00913684">
        <w:rPr>
          <w:color w:val="FF0000"/>
        </w:rPr>
        <w:t>documento una redirección al apartado correspondiente donde se explica</w:t>
      </w:r>
      <w:r w:rsidR="00121278">
        <w:rPr>
          <w:color w:val="FF0000"/>
        </w:rPr>
        <w:t>ra</w:t>
      </w:r>
      <w:r w:rsidRPr="00913684">
        <w:rPr>
          <w:color w:val="FF0000"/>
        </w:rPr>
        <w:t xml:space="preserve"> el funcionamiento de ambos botones.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923336E" w15:done="0"/>
  <w15:commentEx w15:paraId="6678EF88" w15:done="1"/>
  <w15:commentEx w15:paraId="488A15D0" w15:done="0"/>
  <w15:commentEx w15:paraId="5A059B62" w15:done="0"/>
  <w15:commentEx w15:paraId="7473AB7E" w15:done="0"/>
  <w15:commentEx w15:paraId="4DB77E31" w15:done="0"/>
  <w15:commentEx w15:paraId="1370F804" w15:done="0"/>
  <w15:commentEx w15:paraId="6FE77F9A" w15:done="0"/>
  <w15:commentEx w15:paraId="1F172218" w15:done="0"/>
  <w15:commentEx w15:paraId="5583C2F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923336E" w16cid:durableId="228E4520"/>
  <w16cid:commentId w16cid:paraId="6678EF88" w16cid:durableId="228E4B7C"/>
  <w16cid:commentId w16cid:paraId="488A15D0" w16cid:durableId="228E4C08"/>
  <w16cid:commentId w16cid:paraId="5A059B62" w16cid:durableId="228FA7EF"/>
  <w16cid:commentId w16cid:paraId="7473AB7E" w16cid:durableId="228E4904"/>
  <w16cid:commentId w16cid:paraId="4DB77E31" w16cid:durableId="228E4973"/>
  <w16cid:commentId w16cid:paraId="1370F804" w16cid:durableId="228E4A2C"/>
  <w16cid:commentId w16cid:paraId="6FE77F9A" w16cid:durableId="228E4A8C"/>
  <w16cid:commentId w16cid:paraId="1F172218" w16cid:durableId="228E4AE4"/>
  <w16cid:commentId w16cid:paraId="5583C2F7" w16cid:durableId="228E4AF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08BD70" w14:textId="77777777" w:rsidR="00644AAA" w:rsidRDefault="00644AAA" w:rsidP="00711424">
      <w:pPr>
        <w:spacing w:before="0" w:after="0" w:line="240" w:lineRule="auto"/>
      </w:pPr>
      <w:r>
        <w:separator/>
      </w:r>
    </w:p>
  </w:endnote>
  <w:endnote w:type="continuationSeparator" w:id="0">
    <w:p w14:paraId="6162A4BF" w14:textId="77777777" w:rsidR="00644AAA" w:rsidRDefault="00644AAA" w:rsidP="0071142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0" w:usb2="00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485695" w14:textId="77777777" w:rsidR="00644AAA" w:rsidRDefault="00644AAA" w:rsidP="00711424">
      <w:pPr>
        <w:spacing w:before="0" w:after="0" w:line="240" w:lineRule="auto"/>
      </w:pPr>
      <w:r>
        <w:separator/>
      </w:r>
    </w:p>
  </w:footnote>
  <w:footnote w:type="continuationSeparator" w:id="0">
    <w:p w14:paraId="5CD7A9F8" w14:textId="77777777" w:rsidR="00644AAA" w:rsidRDefault="00644AAA" w:rsidP="00711424">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A142B"/>
    <w:multiLevelType w:val="hybridMultilevel"/>
    <w:tmpl w:val="1BFAB8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59C362C"/>
    <w:multiLevelType w:val="hybridMultilevel"/>
    <w:tmpl w:val="0EDC51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5EA6493"/>
    <w:multiLevelType w:val="hybridMultilevel"/>
    <w:tmpl w:val="3CD08004"/>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 w15:restartNumberingAfterBreak="0">
    <w:nsid w:val="2DDD45F2"/>
    <w:multiLevelType w:val="hybridMultilevel"/>
    <w:tmpl w:val="FB6E5D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F25705"/>
    <w:multiLevelType w:val="hybridMultilevel"/>
    <w:tmpl w:val="3022DE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3DDB4E0F"/>
    <w:multiLevelType w:val="hybridMultilevel"/>
    <w:tmpl w:val="D9120E7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6" w15:restartNumberingAfterBreak="0">
    <w:nsid w:val="4ECD51F4"/>
    <w:multiLevelType w:val="hybridMultilevel"/>
    <w:tmpl w:val="8A265B9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5A5E0AFD"/>
    <w:multiLevelType w:val="hybridMultilevel"/>
    <w:tmpl w:val="7564206C"/>
    <w:lvl w:ilvl="0" w:tplc="6CDE0530">
      <w:start w:val="1"/>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20061C4"/>
    <w:multiLevelType w:val="hybridMultilevel"/>
    <w:tmpl w:val="4810EBC0"/>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9" w15:restartNumberingAfterBreak="0">
    <w:nsid w:val="6BE74660"/>
    <w:multiLevelType w:val="hybridMultilevel"/>
    <w:tmpl w:val="0E5880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6CBF3C1A"/>
    <w:multiLevelType w:val="hybridMultilevel"/>
    <w:tmpl w:val="2D8499E2"/>
    <w:lvl w:ilvl="0" w:tplc="9D4874A4">
      <w:numFmt w:val="bullet"/>
      <w:lvlText w:val=""/>
      <w:lvlJc w:val="left"/>
      <w:pPr>
        <w:ind w:left="1080" w:hanging="360"/>
      </w:pPr>
      <w:rPr>
        <w:rFonts w:ascii="Wingdings" w:eastAsiaTheme="minorEastAsia"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7"/>
  </w:num>
  <w:num w:numId="3">
    <w:abstractNumId w:val="10"/>
  </w:num>
  <w:num w:numId="4">
    <w:abstractNumId w:val="8"/>
  </w:num>
  <w:num w:numId="5">
    <w:abstractNumId w:val="4"/>
  </w:num>
  <w:num w:numId="6">
    <w:abstractNumId w:val="2"/>
  </w:num>
  <w:num w:numId="7">
    <w:abstractNumId w:val="0"/>
  </w:num>
  <w:num w:numId="8">
    <w:abstractNumId w:val="1"/>
  </w:num>
  <w:num w:numId="9">
    <w:abstractNumId w:val="6"/>
  </w:num>
  <w:num w:numId="10">
    <w:abstractNumId w:val="9"/>
  </w:num>
  <w:num w:numId="11">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uan rios cortes">
    <w15:presenceInfo w15:providerId="Windows Live" w15:userId="86e5603744e4d692"/>
  </w15:person>
  <w15:person w15:author="Dk vastolord">
    <w15:presenceInfo w15:providerId="Windows Live" w15:userId="70bb30c4425c939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TrueTypeFonts/>
  <w:saveSubsetFonts/>
  <w:trackRevisions/>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4CA1"/>
    <w:rsid w:val="00010CC5"/>
    <w:rsid w:val="000A50F0"/>
    <w:rsid w:val="00121278"/>
    <w:rsid w:val="00134931"/>
    <w:rsid w:val="00145438"/>
    <w:rsid w:val="001B2786"/>
    <w:rsid w:val="001B32A5"/>
    <w:rsid w:val="001B4288"/>
    <w:rsid w:val="001F37B0"/>
    <w:rsid w:val="001F69A0"/>
    <w:rsid w:val="00216D0A"/>
    <w:rsid w:val="00255E47"/>
    <w:rsid w:val="002626A9"/>
    <w:rsid w:val="00275186"/>
    <w:rsid w:val="002D4CA1"/>
    <w:rsid w:val="002E7C9D"/>
    <w:rsid w:val="0030702B"/>
    <w:rsid w:val="0033182D"/>
    <w:rsid w:val="003A2FF8"/>
    <w:rsid w:val="003B3975"/>
    <w:rsid w:val="003E1F8E"/>
    <w:rsid w:val="003F3A85"/>
    <w:rsid w:val="00405EAB"/>
    <w:rsid w:val="00432B67"/>
    <w:rsid w:val="00436468"/>
    <w:rsid w:val="0046044C"/>
    <w:rsid w:val="004612E7"/>
    <w:rsid w:val="00493E93"/>
    <w:rsid w:val="004B6C0D"/>
    <w:rsid w:val="004C1C08"/>
    <w:rsid w:val="004D4F05"/>
    <w:rsid w:val="004D7136"/>
    <w:rsid w:val="004E5446"/>
    <w:rsid w:val="005004F5"/>
    <w:rsid w:val="00507C19"/>
    <w:rsid w:val="00556005"/>
    <w:rsid w:val="005C7429"/>
    <w:rsid w:val="005E63CC"/>
    <w:rsid w:val="00607C1C"/>
    <w:rsid w:val="00644AAA"/>
    <w:rsid w:val="00695732"/>
    <w:rsid w:val="006D3268"/>
    <w:rsid w:val="006F3B13"/>
    <w:rsid w:val="00711424"/>
    <w:rsid w:val="00714670"/>
    <w:rsid w:val="0072228F"/>
    <w:rsid w:val="00775BF4"/>
    <w:rsid w:val="007B7100"/>
    <w:rsid w:val="007F3D49"/>
    <w:rsid w:val="00802CF4"/>
    <w:rsid w:val="008117CF"/>
    <w:rsid w:val="0081780A"/>
    <w:rsid w:val="00854C3D"/>
    <w:rsid w:val="0088104C"/>
    <w:rsid w:val="008B605F"/>
    <w:rsid w:val="008E38EC"/>
    <w:rsid w:val="008F191E"/>
    <w:rsid w:val="00912A57"/>
    <w:rsid w:val="00913684"/>
    <w:rsid w:val="00931595"/>
    <w:rsid w:val="00933FA8"/>
    <w:rsid w:val="009357EF"/>
    <w:rsid w:val="00967688"/>
    <w:rsid w:val="009850A6"/>
    <w:rsid w:val="009C459B"/>
    <w:rsid w:val="00A004A6"/>
    <w:rsid w:val="00A1704F"/>
    <w:rsid w:val="00A2426F"/>
    <w:rsid w:val="00A570D8"/>
    <w:rsid w:val="00A660E4"/>
    <w:rsid w:val="00AF1B67"/>
    <w:rsid w:val="00B135B3"/>
    <w:rsid w:val="00B212F1"/>
    <w:rsid w:val="00B35DEA"/>
    <w:rsid w:val="00B42B2F"/>
    <w:rsid w:val="00B54A6B"/>
    <w:rsid w:val="00B57BF7"/>
    <w:rsid w:val="00B64F3E"/>
    <w:rsid w:val="00BB47D4"/>
    <w:rsid w:val="00BD725F"/>
    <w:rsid w:val="00C15B79"/>
    <w:rsid w:val="00C42FA6"/>
    <w:rsid w:val="00C45FD9"/>
    <w:rsid w:val="00C67614"/>
    <w:rsid w:val="00C82F12"/>
    <w:rsid w:val="00C83D27"/>
    <w:rsid w:val="00C85EED"/>
    <w:rsid w:val="00D167F6"/>
    <w:rsid w:val="00D44131"/>
    <w:rsid w:val="00D60BCA"/>
    <w:rsid w:val="00D619AD"/>
    <w:rsid w:val="00D91592"/>
    <w:rsid w:val="00D93AEC"/>
    <w:rsid w:val="00DA51CC"/>
    <w:rsid w:val="00DB0B91"/>
    <w:rsid w:val="00DB64D8"/>
    <w:rsid w:val="00DD01F6"/>
    <w:rsid w:val="00DE3981"/>
    <w:rsid w:val="00E7080D"/>
    <w:rsid w:val="00E845C2"/>
    <w:rsid w:val="00ED66AD"/>
    <w:rsid w:val="00EF2B8A"/>
    <w:rsid w:val="00F04DBD"/>
    <w:rsid w:val="00F2443C"/>
    <w:rsid w:val="00F4673B"/>
    <w:rsid w:val="00F5319C"/>
    <w:rsid w:val="00F80E3F"/>
    <w:rsid w:val="00FA5F2C"/>
    <w:rsid w:val="00FE6539"/>
    <w:rsid w:val="00FF3A3B"/>
    <w:rsid w:val="00FF479C"/>
  </w:rsids>
  <m:mathPr>
    <m:mathFont m:val="Cambria Math"/>
    <m:brkBin m:val="before"/>
    <m:brkBinSub m:val="--"/>
    <m:smallFrac m:val="0"/>
    <m:dispDef/>
    <m:lMargin m:val="0"/>
    <m:rMargin m:val="0"/>
    <m:defJc m:val="centerGroup"/>
    <m:wrapIndent m:val="1440"/>
    <m:intLim m:val="subSup"/>
    <m:naryLim m:val="undOvr"/>
  </m:mathPr>
  <w:themeFontLang w:val="es-MX"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535C5B"/>
  <w15:chartTrackingRefBased/>
  <w15:docId w15:val="{B05B134E-1F09-404F-962C-EF8562A90E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04A6"/>
    <w:pPr>
      <w:spacing w:before="240" w:after="240"/>
    </w:pPr>
    <w:rPr>
      <w:rFonts w:ascii="Arial" w:hAnsi="Arial"/>
      <w:sz w:val="24"/>
      <w:lang w:val="es-US"/>
    </w:rPr>
  </w:style>
  <w:style w:type="paragraph" w:styleId="Ttulo1">
    <w:name w:val="heading 1"/>
    <w:basedOn w:val="Normal"/>
    <w:next w:val="Normal"/>
    <w:link w:val="Ttulo1Car"/>
    <w:uiPriority w:val="9"/>
    <w:qFormat/>
    <w:rsid w:val="00A004A6"/>
    <w:pPr>
      <w:keepNext/>
      <w:keepLines/>
      <w:spacing w:before="480"/>
      <w:outlineLvl w:val="0"/>
    </w:pPr>
    <w:rPr>
      <w:rFonts w:eastAsiaTheme="majorEastAsia" w:cstheme="majorBidi"/>
      <w:sz w:val="32"/>
      <w:szCs w:val="32"/>
    </w:rPr>
  </w:style>
  <w:style w:type="paragraph" w:styleId="Ttulo2">
    <w:name w:val="heading 2"/>
    <w:basedOn w:val="Normal"/>
    <w:next w:val="Normal"/>
    <w:link w:val="Ttulo2Car"/>
    <w:autoRedefine/>
    <w:uiPriority w:val="9"/>
    <w:unhideWhenUsed/>
    <w:qFormat/>
    <w:rsid w:val="00DE3981"/>
    <w:pPr>
      <w:keepNext/>
      <w:keepLines/>
      <w:spacing w:before="0" w:after="0"/>
      <w:jc w:val="center"/>
      <w:outlineLvl w:val="1"/>
      <w:pPrChange w:id="0" w:author="juan rios cortes" w:date="2020-06-12T20:37:00Z">
        <w:pPr>
          <w:keepNext/>
          <w:keepLines/>
          <w:spacing w:line="259" w:lineRule="auto"/>
          <w:jc w:val="center"/>
          <w:outlineLvl w:val="1"/>
        </w:pPr>
      </w:pPrChange>
    </w:pPr>
    <w:rPr>
      <w:rFonts w:eastAsiaTheme="majorEastAsia" w:cstheme="majorBidi"/>
      <w:b/>
      <w:bCs/>
      <w:sz w:val="40"/>
      <w:szCs w:val="40"/>
      <w:rPrChange w:id="0" w:author="juan rios cortes" w:date="2020-06-12T20:37:00Z">
        <w:rPr>
          <w:rFonts w:ascii="Arial" w:eastAsiaTheme="majorEastAsia" w:hAnsi="Arial" w:cstheme="majorBidi"/>
          <w:sz w:val="26"/>
          <w:szCs w:val="26"/>
          <w:lang w:val="es-US" w:eastAsia="ja-JP" w:bidi="ar-SA"/>
        </w:rPr>
      </w:rPrChang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004A6"/>
    <w:rPr>
      <w:rFonts w:ascii="Arial" w:eastAsiaTheme="majorEastAsia" w:hAnsi="Arial" w:cstheme="majorBidi"/>
      <w:sz w:val="32"/>
      <w:szCs w:val="32"/>
      <w:lang w:val="es-MX"/>
    </w:rPr>
  </w:style>
  <w:style w:type="character" w:customStyle="1" w:styleId="Ttulo2Car">
    <w:name w:val="Título 2 Car"/>
    <w:basedOn w:val="Fuentedeprrafopredeter"/>
    <w:link w:val="Ttulo2"/>
    <w:uiPriority w:val="9"/>
    <w:rsid w:val="00DE3981"/>
    <w:rPr>
      <w:rFonts w:ascii="Arial" w:eastAsiaTheme="majorEastAsia" w:hAnsi="Arial" w:cstheme="majorBidi"/>
      <w:b/>
      <w:bCs/>
      <w:sz w:val="40"/>
      <w:szCs w:val="40"/>
      <w:lang w:val="es-US"/>
    </w:rPr>
  </w:style>
  <w:style w:type="paragraph" w:styleId="Sinespaciado">
    <w:name w:val="No Spacing"/>
    <w:autoRedefine/>
    <w:uiPriority w:val="1"/>
    <w:qFormat/>
    <w:rsid w:val="00A004A6"/>
    <w:pPr>
      <w:spacing w:after="0" w:line="240" w:lineRule="auto"/>
    </w:pPr>
    <w:rPr>
      <w:rFonts w:ascii="Arial" w:eastAsiaTheme="minorHAnsi" w:hAnsi="Arial"/>
      <w:sz w:val="24"/>
      <w:lang w:val="es-MX" w:eastAsia="en-US"/>
    </w:rPr>
  </w:style>
  <w:style w:type="paragraph" w:styleId="Prrafodelista">
    <w:name w:val="List Paragraph"/>
    <w:basedOn w:val="Normal"/>
    <w:uiPriority w:val="34"/>
    <w:qFormat/>
    <w:rsid w:val="005E63CC"/>
    <w:pPr>
      <w:ind w:left="720"/>
      <w:contextualSpacing/>
    </w:pPr>
  </w:style>
  <w:style w:type="character" w:styleId="Refdecomentario">
    <w:name w:val="annotation reference"/>
    <w:basedOn w:val="Fuentedeprrafopredeter"/>
    <w:uiPriority w:val="99"/>
    <w:semiHidden/>
    <w:unhideWhenUsed/>
    <w:rsid w:val="00711424"/>
    <w:rPr>
      <w:sz w:val="16"/>
      <w:szCs w:val="16"/>
    </w:rPr>
  </w:style>
  <w:style w:type="paragraph" w:styleId="Textocomentario">
    <w:name w:val="annotation text"/>
    <w:basedOn w:val="Normal"/>
    <w:link w:val="TextocomentarioCar"/>
    <w:uiPriority w:val="99"/>
    <w:semiHidden/>
    <w:unhideWhenUsed/>
    <w:rsid w:val="0071142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11424"/>
    <w:rPr>
      <w:rFonts w:ascii="Arial" w:hAnsi="Arial"/>
      <w:sz w:val="20"/>
      <w:szCs w:val="20"/>
      <w:lang w:val="es-US"/>
    </w:rPr>
  </w:style>
  <w:style w:type="paragraph" w:styleId="Asuntodelcomentario">
    <w:name w:val="annotation subject"/>
    <w:basedOn w:val="Textocomentario"/>
    <w:next w:val="Textocomentario"/>
    <w:link w:val="AsuntodelcomentarioCar"/>
    <w:uiPriority w:val="99"/>
    <w:semiHidden/>
    <w:unhideWhenUsed/>
    <w:rsid w:val="00711424"/>
    <w:rPr>
      <w:b/>
      <w:bCs/>
    </w:rPr>
  </w:style>
  <w:style w:type="character" w:customStyle="1" w:styleId="AsuntodelcomentarioCar">
    <w:name w:val="Asunto del comentario Car"/>
    <w:basedOn w:val="TextocomentarioCar"/>
    <w:link w:val="Asuntodelcomentario"/>
    <w:uiPriority w:val="99"/>
    <w:semiHidden/>
    <w:rsid w:val="00711424"/>
    <w:rPr>
      <w:rFonts w:ascii="Arial" w:hAnsi="Arial"/>
      <w:b/>
      <w:bCs/>
      <w:sz w:val="20"/>
      <w:szCs w:val="20"/>
      <w:lang w:val="es-US"/>
    </w:rPr>
  </w:style>
  <w:style w:type="paragraph" w:styleId="Textodeglobo">
    <w:name w:val="Balloon Text"/>
    <w:basedOn w:val="Normal"/>
    <w:link w:val="TextodegloboCar"/>
    <w:uiPriority w:val="99"/>
    <w:semiHidden/>
    <w:unhideWhenUsed/>
    <w:rsid w:val="00711424"/>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11424"/>
    <w:rPr>
      <w:rFonts w:ascii="Segoe UI" w:hAnsi="Segoe UI" w:cs="Segoe UI"/>
      <w:sz w:val="18"/>
      <w:szCs w:val="18"/>
      <w:lang w:val="es-US"/>
    </w:rPr>
  </w:style>
  <w:style w:type="paragraph" w:styleId="Encabezado">
    <w:name w:val="header"/>
    <w:basedOn w:val="Normal"/>
    <w:link w:val="EncabezadoCar"/>
    <w:uiPriority w:val="99"/>
    <w:unhideWhenUsed/>
    <w:rsid w:val="00711424"/>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711424"/>
    <w:rPr>
      <w:rFonts w:ascii="Arial" w:hAnsi="Arial"/>
      <w:sz w:val="24"/>
      <w:lang w:val="es-US"/>
    </w:rPr>
  </w:style>
  <w:style w:type="paragraph" w:styleId="Piedepgina">
    <w:name w:val="footer"/>
    <w:basedOn w:val="Normal"/>
    <w:link w:val="PiedepginaCar"/>
    <w:uiPriority w:val="99"/>
    <w:unhideWhenUsed/>
    <w:rsid w:val="00711424"/>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711424"/>
    <w:rPr>
      <w:rFonts w:ascii="Arial" w:hAnsi="Arial"/>
      <w:sz w:val="24"/>
      <w:lang w:val="es-US"/>
    </w:rPr>
  </w:style>
  <w:style w:type="paragraph" w:styleId="Revisin">
    <w:name w:val="Revision"/>
    <w:hidden/>
    <w:uiPriority w:val="99"/>
    <w:semiHidden/>
    <w:rsid w:val="00695732"/>
    <w:pPr>
      <w:spacing w:after="0" w:line="240" w:lineRule="auto"/>
    </w:pPr>
    <w:rPr>
      <w:rFonts w:ascii="Arial" w:hAnsi="Arial"/>
      <w:sz w:val="24"/>
      <w:lang w:val="es-US"/>
    </w:rPr>
  </w:style>
  <w:style w:type="character" w:styleId="Hipervnculo">
    <w:name w:val="Hyperlink"/>
    <w:basedOn w:val="Fuentedeprrafopredeter"/>
    <w:uiPriority w:val="99"/>
    <w:unhideWhenUsed/>
    <w:rsid w:val="00DE3981"/>
    <w:rPr>
      <w:color w:val="0563C1" w:themeColor="hyperlink"/>
      <w:u w:val="single"/>
    </w:rPr>
  </w:style>
  <w:style w:type="character" w:styleId="Mencinsinresolver">
    <w:name w:val="Unresolved Mention"/>
    <w:basedOn w:val="Fuentedeprrafopredeter"/>
    <w:uiPriority w:val="99"/>
    <w:semiHidden/>
    <w:unhideWhenUsed/>
    <w:rsid w:val="00DE39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89622742">
      <w:bodyDiv w:val="1"/>
      <w:marLeft w:val="0"/>
      <w:marRight w:val="0"/>
      <w:marTop w:val="0"/>
      <w:marBottom w:val="0"/>
      <w:divBdr>
        <w:top w:val="none" w:sz="0" w:space="0" w:color="auto"/>
        <w:left w:val="none" w:sz="0" w:space="0" w:color="auto"/>
        <w:bottom w:val="none" w:sz="0" w:space="0" w:color="auto"/>
        <w:right w:val="none" w:sz="0" w:space="0" w:color="auto"/>
      </w:divBdr>
      <w:divsChild>
        <w:div w:id="388653425">
          <w:marLeft w:val="0"/>
          <w:marRight w:val="0"/>
          <w:marTop w:val="0"/>
          <w:marBottom w:val="0"/>
          <w:divBdr>
            <w:top w:val="none" w:sz="0" w:space="0" w:color="auto"/>
            <w:left w:val="none" w:sz="0" w:space="0" w:color="auto"/>
            <w:bottom w:val="none" w:sz="0" w:space="0" w:color="auto"/>
            <w:right w:val="none" w:sz="0" w:space="0" w:color="auto"/>
          </w:divBdr>
          <w:divsChild>
            <w:div w:id="196237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709853">
      <w:bodyDiv w:val="1"/>
      <w:marLeft w:val="0"/>
      <w:marRight w:val="0"/>
      <w:marTop w:val="0"/>
      <w:marBottom w:val="0"/>
      <w:divBdr>
        <w:top w:val="none" w:sz="0" w:space="0" w:color="auto"/>
        <w:left w:val="none" w:sz="0" w:space="0" w:color="auto"/>
        <w:bottom w:val="none" w:sz="0" w:space="0" w:color="auto"/>
        <w:right w:val="none" w:sz="0" w:space="0" w:color="auto"/>
      </w:divBdr>
      <w:divsChild>
        <w:div w:id="32465268">
          <w:marLeft w:val="0"/>
          <w:marRight w:val="0"/>
          <w:marTop w:val="0"/>
          <w:marBottom w:val="0"/>
          <w:divBdr>
            <w:top w:val="none" w:sz="0" w:space="0" w:color="auto"/>
            <w:left w:val="none" w:sz="0" w:space="0" w:color="auto"/>
            <w:bottom w:val="none" w:sz="0" w:space="0" w:color="auto"/>
            <w:right w:val="none" w:sz="0" w:space="0" w:color="auto"/>
          </w:divBdr>
          <w:divsChild>
            <w:div w:id="125824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748417">
      <w:bodyDiv w:val="1"/>
      <w:marLeft w:val="0"/>
      <w:marRight w:val="0"/>
      <w:marTop w:val="0"/>
      <w:marBottom w:val="0"/>
      <w:divBdr>
        <w:top w:val="none" w:sz="0" w:space="0" w:color="auto"/>
        <w:left w:val="none" w:sz="0" w:space="0" w:color="auto"/>
        <w:bottom w:val="none" w:sz="0" w:space="0" w:color="auto"/>
        <w:right w:val="none" w:sz="0" w:space="0" w:color="auto"/>
      </w:divBdr>
    </w:div>
    <w:div w:id="2139302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jpeg"/><Relationship Id="rId7" Type="http://schemas.openxmlformats.org/officeDocument/2006/relationships/image" Target="media/image1.gif"/><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microsoft.com/office/2016/09/relationships/commentsIds" Target="commentsIds.xml"/><Relationship Id="rId24" Type="http://schemas.openxmlformats.org/officeDocument/2006/relationships/image" Target="media/image14.jpeg"/><Relationship Id="rId32"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hyperlink" Target="http://todosloscaminoshaciati.blogspot.com/2011/12/cultura-conocimientos-cultura-con.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1724</TotalTime>
  <Pages>1</Pages>
  <Words>1648</Words>
  <Characters>9065</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Lobo cazador</dc:creator>
  <cp:keywords/>
  <dc:description/>
  <cp:lastModifiedBy>juan rios cortes</cp:lastModifiedBy>
  <cp:revision>18</cp:revision>
  <dcterms:created xsi:type="dcterms:W3CDTF">2020-06-07T04:38:00Z</dcterms:created>
  <dcterms:modified xsi:type="dcterms:W3CDTF">2020-06-14T00:53:00Z</dcterms:modified>
</cp:coreProperties>
</file>